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0" w:firstLine="0"/>
        <w:rPr/>
      </w:pPr>
      <w:r w:rsidDel="00000000" w:rsidR="00000000" w:rsidRPr="00000000">
        <w:rPr>
          <w:rtl w:val="0"/>
        </w:rPr>
        <w:t xml:space="preserve">Question pattern might be different depending on stack &amp; year (e.g. 2023 QA exam had test cases instead of 1 programming question, MCQs for AI tests are AI-focused etc.)</w:t>
        <w:br w:type="textWrapping"/>
        <w:t xml:space="preserve">Starting from Fall 2024, Bajra takes Aptitude tests, Technical tests, then Interviews (people have said there’s 2 rounds of interviews). For math questions, there will be an in-built calculator in the exam platform which you should use instead of physical calculators, since </w:t>
      </w:r>
      <w:r w:rsidDel="00000000" w:rsidR="00000000" w:rsidRPr="00000000">
        <w:rPr>
          <w:b w:val="1"/>
          <w:bCs w:val="1"/>
          <w:rtl w:val="0"/>
        </w:rPr>
        <w:t xml:space="preserve">looking away from the screen during the test is prohibited</w:t>
      </w:r>
      <w:r w:rsidDel="00000000" w:rsidR="00000000" w:rsidRPr="00000000">
        <w:rPr>
          <w:rtl w:val="0"/>
        </w:rPr>
        <w:t xml:space="preserve">.</w:t>
      </w:r>
    </w:p>
    <w:p w:rsidR="00000000" w:rsidDel="00000000" w:rsidP="00000000" w:rsidRDefault="00000000" w:rsidRPr="00000000" w14:paraId="00000002">
      <w:pPr>
        <w:pStyle w:val="Heading2"/>
        <w:rPr>
          <w:b w:val="1"/>
          <w:bCs w:val="1"/>
          <w:sz w:val="32"/>
          <w:szCs w:val="32"/>
        </w:rPr>
      </w:pPr>
      <w:bookmarkStart w:colFirst="0" w:colLast="0" w:name="_6sjnsh4ila3m" w:id="0"/>
      <w:bookmarkEnd w:id="0"/>
      <w:r w:rsidDel="00000000" w:rsidR="00000000" w:rsidRPr="00000000">
        <w:rPr>
          <w:b w:val="1"/>
          <w:bCs w:val="1"/>
          <w:sz w:val="32"/>
          <w:szCs w:val="32"/>
          <w:rtl w:val="0"/>
        </w:rPr>
        <w:t xml:space="preserve">Note: Adding questions to this doc</w:t>
      </w:r>
    </w:p>
    <w:p w:rsidR="00000000" w:rsidDel="00000000" w:rsidP="00000000" w:rsidRDefault="00000000" w:rsidRPr="00000000" w14:paraId="00000003">
      <w:pPr>
        <w:ind w:left="90" w:firstLine="0"/>
        <w:rPr/>
      </w:pPr>
      <w:r w:rsidDel="00000000" w:rsidR="00000000" w:rsidRPr="00000000">
        <w:rPr>
          <w:rtl w:val="0"/>
        </w:rPr>
        <w:t xml:space="preserve">Any</w:t>
      </w:r>
      <w:r w:rsidDel="00000000" w:rsidR="00000000" w:rsidRPr="00000000">
        <w:rPr>
          <w:rtl w:val="0"/>
        </w:rPr>
        <w:t xml:space="preserve"> edits you make will be saved as suggestions on the right side. Switch to viewing mode if you don’t want to make accidental edits. Do not delete any useful suggestions, leave it as is. I will approve the suggestion when I have time. Please mention the month, year, tech stack and round (aptitude, technical, interview) in the title, and format the title as h2. </w:t>
      </w:r>
    </w:p>
    <w:p w:rsidR="00000000" w:rsidDel="00000000" w:rsidP="00000000" w:rsidRDefault="00000000" w:rsidRPr="00000000" w14:paraId="00000004">
      <w:pPr>
        <w:ind w:left="90" w:firstLine="0"/>
        <w:rPr/>
      </w:pPr>
      <w:r w:rsidDel="00000000" w:rsidR="00000000" w:rsidRPr="00000000">
        <w:rPr>
          <w:rtl w:val="0"/>
        </w:rPr>
        <w:t xml:space="preserve">This doc could use more questions, info for QA &amp; </w:t>
      </w:r>
      <w:r w:rsidDel="00000000" w:rsidR="00000000" w:rsidRPr="00000000">
        <w:rPr>
          <w:rtl w:val="0"/>
        </w:rPr>
        <w:t xml:space="preserve">the interview round</w:t>
      </w:r>
      <w:r w:rsidDel="00000000" w:rsidR="00000000" w:rsidRPr="00000000">
        <w:rPr>
          <w:rtl w:val="0"/>
        </w:rPr>
        <w:t xml:space="preserve">. I (and future applicants) would greatly appreciate it if you could add questions you got asked after your test. All the best. </w:t>
      </w:r>
    </w:p>
    <w:p w:rsidR="00000000" w:rsidDel="00000000" w:rsidP="00000000" w:rsidRDefault="00000000" w:rsidRPr="00000000" w14:paraId="00000005">
      <w:pPr>
        <w:ind w:left="90" w:firstLine="0"/>
        <w:rPr/>
      </w:pPr>
      <w:r w:rsidDel="00000000" w:rsidR="00000000" w:rsidRPr="00000000">
        <w:rPr>
          <w:rtl w:val="0"/>
        </w:rPr>
        <w:t xml:space="preserve">Use the outline / table of contents on the left to navigate. To enable outline, go to </w:t>
        <w:br w:type="textWrapping"/>
        <w:t xml:space="preserve">View &gt; Show Outline</w:t>
      </w:r>
    </w:p>
    <w:p w:rsidR="00000000" w:rsidDel="00000000" w:rsidP="00000000" w:rsidRDefault="00000000" w:rsidRPr="00000000" w14:paraId="00000006">
      <w:pPr>
        <w:pStyle w:val="Heading2"/>
        <w:rPr/>
      </w:pPr>
      <w:bookmarkStart w:colFirst="0" w:colLast="0" w:name="_rmm001u0092l" w:id="1"/>
      <w:bookmarkEnd w:id="1"/>
      <w:r w:rsidDel="00000000" w:rsidR="00000000" w:rsidRPr="00000000">
        <w:rPr>
          <w:rtl w:val="0"/>
        </w:rPr>
        <w:t xml:space="preserve">Practice resources:</w:t>
      </w:r>
    </w:p>
    <w:p w:rsidR="00000000" w:rsidDel="00000000" w:rsidP="00000000" w:rsidRDefault="00000000" w:rsidRPr="00000000" w14:paraId="00000007">
      <w:pPr>
        <w:pStyle w:val="Heading3"/>
        <w:rPr/>
      </w:pPr>
      <w:bookmarkStart w:colFirst="0" w:colLast="0" w:name="_k2evou1u5rzc" w:id="2"/>
      <w:bookmarkEnd w:id="2"/>
      <w:r w:rsidDel="00000000" w:rsidR="00000000" w:rsidRPr="00000000">
        <w:rPr>
          <w:rtl w:val="0"/>
        </w:rPr>
        <w:t xml:space="preserve">Aptitude round  </w:t>
      </w:r>
      <w:r w:rsidDel="00000000" w:rsidR="00000000" w:rsidRPr="00000000">
        <w:rPr>
          <w:b w:val="0"/>
          <w:bCs w:val="0"/>
          <w:rtl w:val="0"/>
        </w:rPr>
        <w:t xml:space="preserve">(General Knowledge, math / logic based MCQs. Most probably similar questions for all stacks)</w:t>
      </w:r>
      <w:r w:rsidDel="00000000" w:rsidR="00000000" w:rsidRPr="00000000">
        <w:rPr>
          <w:rtl w:val="0"/>
        </w:rPr>
        <w:t xml:space="preserve"> </w:t>
      </w:r>
    </w:p>
    <w:p w:rsidR="00000000" w:rsidDel="00000000" w:rsidP="00000000" w:rsidRDefault="00000000" w:rsidRPr="00000000" w14:paraId="00000008">
      <w:pPr>
        <w:rPr/>
      </w:pPr>
      <w:hyperlink r:id="rId7">
        <w:r w:rsidDel="00000000" w:rsidR="00000000" w:rsidRPr="00000000">
          <w:rPr>
            <w:color w:val="1155cc"/>
            <w:u w:val="single"/>
            <w:rtl w:val="0"/>
          </w:rPr>
          <w:t xml:space="preserve">GeeksForGeeks</w:t>
        </w:r>
      </w:hyperlink>
      <w:r w:rsidDel="00000000" w:rsidR="00000000" w:rsidRPr="00000000">
        <w:rPr>
          <w:rtl w:val="0"/>
        </w:rPr>
        <w:t xml:space="preserve"> (Note: CS &amp; programming questions are not asked in this round)</w:t>
      </w:r>
      <w:r w:rsidDel="00000000" w:rsidR="00000000" w:rsidRPr="00000000">
        <w:rPr>
          <w:rtl w:val="0"/>
        </w:rPr>
      </w:r>
    </w:p>
    <w:p w:rsidR="00000000" w:rsidDel="00000000" w:rsidP="00000000" w:rsidRDefault="00000000" w:rsidRPr="00000000" w14:paraId="00000009">
      <w:pPr>
        <w:pStyle w:val="Heading3"/>
        <w:rPr>
          <w:b w:val="0"/>
          <w:bCs w:val="0"/>
        </w:rPr>
      </w:pPr>
      <w:bookmarkStart w:colFirst="0" w:colLast="0" w:name="_tpcwgm1c6vd9" w:id="3"/>
      <w:bookmarkEnd w:id="3"/>
      <w:r w:rsidDel="00000000" w:rsidR="00000000" w:rsidRPr="00000000">
        <w:rPr>
          <w:rtl w:val="0"/>
        </w:rPr>
        <w:t xml:space="preserve">Technical round  </w:t>
      </w:r>
      <w:r w:rsidDel="00000000" w:rsidR="00000000" w:rsidRPr="00000000">
        <w:rPr>
          <w:b w:val="0"/>
          <w:bCs w:val="0"/>
          <w:rtl w:val="0"/>
        </w:rPr>
        <w:t xml:space="preserve">(Question pattern and topics depend on stack. Generally 20 MCQs &amp; </w:t>
      </w:r>
      <w:commentRangeStart w:id="0"/>
      <w:commentRangeStart w:id="1"/>
      <w:commentRangeStart w:id="2"/>
      <w:commentRangeStart w:id="3"/>
      <w:commentRangeStart w:id="4"/>
      <w:r w:rsidDel="00000000" w:rsidR="00000000" w:rsidRPr="00000000">
        <w:rPr>
          <w:b w:val="0"/>
          <w:bCs w:val="0"/>
          <w:rtl w:val="0"/>
        </w:rPr>
        <w:t xml:space="preserve">4 Leetcode easy questions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b w:val="0"/>
          <w:bCs w:val="0"/>
          <w:rtl w:val="0"/>
        </w:rPr>
        <w:t xml:space="preserve">)</w:t>
      </w:r>
    </w:p>
    <w:p w:rsidR="00000000" w:rsidDel="00000000" w:rsidP="00000000" w:rsidRDefault="00000000" w:rsidRPr="00000000" w14:paraId="0000000A">
      <w:pPr>
        <w:numPr>
          <w:ilvl w:val="0"/>
          <w:numId w:val="13"/>
        </w:numPr>
        <w:spacing w:after="0" w:afterAutospacing="0"/>
        <w:ind w:left="720" w:hanging="360"/>
      </w:pPr>
      <w:r w:rsidDel="00000000" w:rsidR="00000000" w:rsidRPr="00000000">
        <w:rPr>
          <w:rtl w:val="0"/>
        </w:rPr>
        <w:t xml:space="preserve">SQL:</w:t>
        <w:tab/>
      </w:r>
    </w:p>
    <w:p w:rsidR="00000000" w:rsidDel="00000000" w:rsidP="00000000" w:rsidRDefault="00000000" w:rsidRPr="00000000" w14:paraId="0000000B">
      <w:pPr>
        <w:numPr>
          <w:ilvl w:val="1"/>
          <w:numId w:val="13"/>
        </w:numPr>
        <w:spacing w:after="0" w:afterAutospacing="0"/>
        <w:ind w:left="1080" w:hanging="360"/>
      </w:pPr>
      <w:hyperlink r:id="rId8">
        <w:r w:rsidDel="00000000" w:rsidR="00000000" w:rsidRPr="00000000">
          <w:rPr>
            <w:color w:val="1155cc"/>
            <w:u w:val="single"/>
            <w:rtl w:val="0"/>
          </w:rPr>
          <w:t xml:space="preserve">SQL practice questions (W3Schools)</w:t>
        </w:r>
      </w:hyperlink>
      <w:r w:rsidDel="00000000" w:rsidR="00000000" w:rsidRPr="00000000">
        <w:rPr>
          <w:rtl w:val="0"/>
        </w:rPr>
      </w:r>
    </w:p>
    <w:p w:rsidR="00000000" w:rsidDel="00000000" w:rsidP="00000000" w:rsidRDefault="00000000" w:rsidRPr="00000000" w14:paraId="0000000C">
      <w:pPr>
        <w:numPr>
          <w:ilvl w:val="1"/>
          <w:numId w:val="13"/>
        </w:numPr>
        <w:spacing w:after="0" w:afterAutospacing="0"/>
        <w:ind w:left="1080" w:hanging="360"/>
      </w:pPr>
      <w:hyperlink r:id="rId9">
        <w:r w:rsidDel="00000000" w:rsidR="00000000" w:rsidRPr="00000000">
          <w:rPr>
            <w:color w:val="1155cc"/>
            <w:u w:val="single"/>
            <w:rtl w:val="0"/>
          </w:rPr>
          <w:t xml:space="preserve">https://www.sql-practice.com/</w:t>
        </w:r>
      </w:hyperlink>
      <w:r w:rsidDel="00000000" w:rsidR="00000000" w:rsidRPr="00000000">
        <w:rPr>
          <w:rtl w:val="0"/>
        </w:rPr>
      </w:r>
    </w:p>
    <w:p w:rsidR="00000000" w:rsidDel="00000000" w:rsidP="00000000" w:rsidRDefault="00000000" w:rsidRPr="00000000" w14:paraId="0000000D">
      <w:pPr>
        <w:numPr>
          <w:ilvl w:val="0"/>
          <w:numId w:val="13"/>
        </w:numPr>
        <w:spacing w:after="0" w:afterAutospacing="0"/>
        <w:ind w:left="720" w:hanging="360"/>
      </w:pPr>
      <w:r w:rsidDel="00000000" w:rsidR="00000000" w:rsidRPr="00000000">
        <w:rPr>
          <w:rtl w:val="0"/>
        </w:rPr>
        <w:t xml:space="preserve">Programming challenges:</w:t>
      </w:r>
    </w:p>
    <w:p w:rsidR="00000000" w:rsidDel="00000000" w:rsidP="00000000" w:rsidRDefault="00000000" w:rsidRPr="00000000" w14:paraId="0000000E">
      <w:pPr>
        <w:numPr>
          <w:ilvl w:val="1"/>
          <w:numId w:val="13"/>
        </w:numPr>
        <w:spacing w:after="0" w:afterAutospacing="0"/>
        <w:ind w:left="1080" w:hanging="360"/>
      </w:pPr>
      <w:hyperlink r:id="rId10">
        <w:r w:rsidDel="00000000" w:rsidR="00000000" w:rsidRPr="00000000">
          <w:rPr>
            <w:color w:val="1155cc"/>
            <w:u w:val="single"/>
            <w:rtl w:val="0"/>
          </w:rPr>
          <w:t xml:space="preserve">Leetcode</w:t>
        </w:r>
      </w:hyperlink>
      <w:r w:rsidDel="00000000" w:rsidR="00000000" w:rsidRPr="00000000">
        <w:rPr>
          <w:rtl w:val="0"/>
        </w:rPr>
        <w:t xml:space="preserve"> (Past programming questions were from Leetcode easy category)</w:t>
      </w:r>
    </w:p>
    <w:p w:rsidR="00000000" w:rsidDel="00000000" w:rsidP="00000000" w:rsidRDefault="00000000" w:rsidRPr="00000000" w14:paraId="0000000F">
      <w:pPr>
        <w:numPr>
          <w:ilvl w:val="1"/>
          <w:numId w:val="13"/>
        </w:numPr>
        <w:spacing w:after="0" w:afterAutospacing="0"/>
        <w:ind w:left="1080" w:hanging="360"/>
      </w:pPr>
      <w:hyperlink r:id="rId11">
        <w:r w:rsidDel="00000000" w:rsidR="00000000" w:rsidRPr="00000000">
          <w:rPr>
            <w:color w:val="1155cc"/>
            <w:u w:val="single"/>
            <w:rtl w:val="0"/>
          </w:rPr>
          <w:t xml:space="preserve">Neetcode</w:t>
        </w:r>
      </w:hyperlink>
      <w:r w:rsidDel="00000000" w:rsidR="00000000" w:rsidRPr="00000000">
        <w:rPr>
          <w:rtl w:val="0"/>
        </w:rPr>
        <w:t xml:space="preserve"> (List of 150 recommended Leetcode questions focusing on DSA. Might be overkill for trainee test :p)</w:t>
      </w:r>
    </w:p>
    <w:p w:rsidR="00000000" w:rsidDel="00000000" w:rsidP="00000000" w:rsidRDefault="00000000" w:rsidRPr="00000000" w14:paraId="00000010">
      <w:pPr>
        <w:numPr>
          <w:ilvl w:val="1"/>
          <w:numId w:val="13"/>
        </w:numPr>
        <w:spacing w:after="0" w:afterAutospacing="0"/>
        <w:ind w:left="1080" w:hanging="360"/>
      </w:pPr>
      <w:hyperlink r:id="rId12">
        <w:r w:rsidDel="00000000" w:rsidR="00000000" w:rsidRPr="00000000">
          <w:rPr>
            <w:color w:val="1155cc"/>
            <w:u w:val="single"/>
            <w:rtl w:val="0"/>
          </w:rPr>
          <w:t xml:space="preserve">Codewars</w:t>
        </w:r>
      </w:hyperlink>
      <w:r w:rsidDel="00000000" w:rsidR="00000000" w:rsidRPr="00000000">
        <w:rPr>
          <w:rtl w:val="0"/>
        </w:rPr>
        <w:t xml:space="preserve"> (Slightly easier than Leetcode with gamified level-up system)</w:t>
      </w:r>
    </w:p>
    <w:p w:rsidR="00000000" w:rsidDel="00000000" w:rsidP="00000000" w:rsidRDefault="00000000" w:rsidRPr="00000000" w14:paraId="00000011">
      <w:pPr>
        <w:numPr>
          <w:ilvl w:val="0"/>
          <w:numId w:val="13"/>
        </w:numPr>
        <w:spacing w:after="0" w:afterAutospacing="0"/>
        <w:ind w:left="720" w:hanging="360"/>
      </w:pPr>
      <w:r w:rsidDel="00000000" w:rsidR="00000000" w:rsidRPr="00000000">
        <w:rPr>
          <w:rtl w:val="0"/>
        </w:rPr>
        <w:t xml:space="preserve">Miscellaneous: Revise OOP, DSA, DBMS concepts from your syllabus</w:t>
      </w:r>
    </w:p>
    <w:p w:rsidR="00000000" w:rsidDel="00000000" w:rsidP="00000000" w:rsidRDefault="00000000" w:rsidRPr="00000000" w14:paraId="00000012">
      <w:pPr>
        <w:numPr>
          <w:ilvl w:val="0"/>
          <w:numId w:val="13"/>
        </w:numPr>
        <w:spacing w:after="0" w:afterAutospacing="0"/>
        <w:ind w:left="720" w:hanging="360"/>
      </w:pPr>
      <w:r w:rsidDel="00000000" w:rsidR="00000000" w:rsidRPr="00000000">
        <w:rPr>
          <w:rtl w:val="0"/>
        </w:rPr>
        <w:t xml:space="preserve">AI:</w:t>
      </w:r>
    </w:p>
    <w:p w:rsidR="00000000" w:rsidDel="00000000" w:rsidP="00000000" w:rsidRDefault="00000000" w:rsidRPr="00000000" w14:paraId="00000013">
      <w:pPr>
        <w:numPr>
          <w:ilvl w:val="1"/>
          <w:numId w:val="13"/>
        </w:numPr>
        <w:ind w:left="1080" w:hanging="360"/>
      </w:pPr>
      <w:hyperlink r:id="rId13">
        <w:r w:rsidDel="00000000" w:rsidR="00000000" w:rsidRPr="00000000">
          <w:rPr>
            <w:color w:val="1155cc"/>
            <w:u w:val="single"/>
            <w:rtl w:val="0"/>
          </w:rPr>
          <w:t xml:space="preserve">Topics asked for non-Bajra AI internship</w:t>
        </w:r>
      </w:hyperlink>
      <w:r w:rsidDel="00000000" w:rsidR="00000000" w:rsidRPr="00000000">
        <w:rPr>
          <w:rtl w:val="0"/>
        </w:rPr>
        <w:t xml:space="preserve"> (This is not for Bajra so all of these might not be necessary for Trainee test)</w:t>
        <w:br w:type="textWrapping"/>
      </w:r>
    </w:p>
    <w:p w:rsidR="00000000" w:rsidDel="00000000" w:rsidP="00000000" w:rsidRDefault="00000000" w:rsidRPr="00000000" w14:paraId="00000014">
      <w:pPr>
        <w:pStyle w:val="Heading3"/>
        <w:rPr/>
      </w:pPr>
      <w:bookmarkStart w:colFirst="0" w:colLast="0" w:name="_9059sgevhdkd" w:id="4"/>
      <w:bookmarkEnd w:id="4"/>
      <w:r w:rsidDel="00000000" w:rsidR="00000000" w:rsidRPr="00000000">
        <w:rPr>
          <w:rtl w:val="0"/>
        </w:rPr>
        <w:t xml:space="preserve">Interview round: </w:t>
      </w:r>
    </w:p>
    <w:p w:rsidR="00000000" w:rsidDel="00000000" w:rsidP="00000000" w:rsidRDefault="00000000" w:rsidRPr="00000000" w14:paraId="00000015">
      <w:pPr>
        <w:numPr>
          <w:ilvl w:val="0"/>
          <w:numId w:val="4"/>
        </w:numPr>
        <w:spacing w:after="0" w:afterAutospacing="0"/>
      </w:pPr>
      <w:hyperlink r:id="rId14">
        <w:r w:rsidDel="00000000" w:rsidR="00000000" w:rsidRPr="00000000">
          <w:rPr>
            <w:color w:val="1155cc"/>
            <w:u w:val="single"/>
            <w:rtl w:val="0"/>
          </w:rPr>
          <w:t xml:space="preserve">Bajra .NET Trainee interview</w:t>
        </w:r>
      </w:hyperlink>
      <w:r w:rsidDel="00000000" w:rsidR="00000000" w:rsidRPr="00000000">
        <w:rPr>
          <w:rtl w:val="0"/>
        </w:rPr>
        <w:t xml:space="preserve"> </w:t>
      </w:r>
    </w:p>
    <w:p w:rsidR="00000000" w:rsidDel="00000000" w:rsidP="00000000" w:rsidRDefault="00000000" w:rsidRPr="00000000" w14:paraId="00000016">
      <w:pPr>
        <w:numPr>
          <w:ilvl w:val="0"/>
          <w:numId w:val="4"/>
        </w:numPr>
        <w:spacing w:after="0" w:afterAutospacing="0"/>
        <w:rPr>
          <w:u w:val="none"/>
        </w:rPr>
      </w:pPr>
      <w:hyperlink r:id="rId15">
        <w:r w:rsidDel="00000000" w:rsidR="00000000" w:rsidRPr="00000000">
          <w:rPr>
            <w:color w:val="1155cc"/>
            <w:u w:val="single"/>
            <w:rtl w:val="0"/>
          </w:rPr>
          <w:t xml:space="preserve">Bajra QA Trainee Interview</w:t>
        </w:r>
      </w:hyperlink>
      <w:r w:rsidDel="00000000" w:rsidR="00000000" w:rsidRPr="00000000">
        <w:rPr>
          <w:rtl w:val="0"/>
        </w:rPr>
      </w:r>
    </w:p>
    <w:p w:rsidR="00000000" w:rsidDel="00000000" w:rsidP="00000000" w:rsidRDefault="00000000" w:rsidRPr="00000000" w14:paraId="00000017">
      <w:pPr>
        <w:numPr>
          <w:ilvl w:val="0"/>
          <w:numId w:val="4"/>
        </w:numPr>
      </w:pPr>
      <w:hyperlink r:id="rId16">
        <w:r w:rsidDel="00000000" w:rsidR="00000000" w:rsidRPr="00000000">
          <w:rPr>
            <w:color w:val="1155cc"/>
            <w:u w:val="single"/>
            <w:rtl w:val="0"/>
          </w:rPr>
          <w:t xml:space="preserve">GeesForGeeks Interview prep</w:t>
        </w:r>
      </w:hyperlink>
      <w:r w:rsidDel="00000000" w:rsidR="00000000" w:rsidRPr="00000000">
        <w:rPr>
          <w:rtl w:val="0"/>
        </w:rPr>
        <w:t xml:space="preserve"> (this is for general purpose interview, no need to go in-depth for Trainee interview)</w:t>
      </w:r>
    </w:p>
    <w:p w:rsidR="00000000" w:rsidDel="00000000" w:rsidP="00000000" w:rsidRDefault="00000000" w:rsidRPr="00000000" w14:paraId="00000018">
      <w:pPr>
        <w:pStyle w:val="Heading2"/>
        <w:rPr/>
      </w:pPr>
      <w:bookmarkStart w:colFirst="0" w:colLast="0" w:name="_80g11u2dp60" w:id="5"/>
      <w:bookmarkEnd w:id="5"/>
      <w:r w:rsidDel="00000000" w:rsidR="00000000" w:rsidRPr="00000000">
        <w:rPr>
          <w:rtl w:val="0"/>
        </w:rPr>
        <w:t xml:space="preserve">Aug 2025 (Aptitude Test)</w:t>
      </w:r>
    </w:p>
    <w:p w:rsidR="00000000" w:rsidDel="00000000" w:rsidP="00000000" w:rsidRDefault="00000000" w:rsidRPr="00000000" w14:paraId="00000019">
      <w:pPr>
        <w:numPr>
          <w:ilvl w:val="0"/>
          <w:numId w:val="7"/>
        </w:numPr>
        <w:spacing w:after="0" w:afterAutospacing="0"/>
        <w:rPr>
          <w:u w:val="none"/>
        </w:rPr>
      </w:pPr>
      <w:r w:rsidDel="00000000" w:rsidR="00000000" w:rsidRPr="00000000">
        <w:rPr>
          <w:rtl w:val="0"/>
        </w:rPr>
        <w:t xml:space="preserve">If 6 API can make 6 requests in 6 milliseconds, how many milliseconds for 1 API 1 request</w:t>
      </w:r>
    </w:p>
    <w:p w:rsidR="00000000" w:rsidDel="00000000" w:rsidP="00000000" w:rsidRDefault="00000000" w:rsidRPr="00000000" w14:paraId="0000001A">
      <w:pPr>
        <w:numPr>
          <w:ilvl w:val="0"/>
          <w:numId w:val="7"/>
        </w:numPr>
        <w:spacing w:after="0" w:afterAutospacing="0"/>
        <w:rPr>
          <w:u w:val="none"/>
        </w:rPr>
      </w:pPr>
      <w:r w:rsidDel="00000000" w:rsidR="00000000" w:rsidRPr="00000000">
        <w:rPr>
          <w:rtl w:val="0"/>
        </w:rPr>
        <w:t xml:space="preserve">If Pineapple cost Rs 7 and watermelon costs Rs 5, and person X spent Rs 38, how many pineapples did he buy?</w:t>
      </w:r>
    </w:p>
    <w:p w:rsidR="00000000" w:rsidDel="00000000" w:rsidP="00000000" w:rsidRDefault="00000000" w:rsidRPr="00000000" w14:paraId="0000001B">
      <w:pPr>
        <w:numPr>
          <w:ilvl w:val="0"/>
          <w:numId w:val="7"/>
        </w:numPr>
        <w:spacing w:after="0" w:afterAutospacing="0"/>
        <w:rPr>
          <w:u w:val="none"/>
        </w:rPr>
      </w:pPr>
      <w:r w:rsidDel="00000000" w:rsidR="00000000" w:rsidRPr="00000000">
        <w:rPr>
          <w:rtl w:val="0"/>
        </w:rPr>
        <w:t xml:space="preserve">A person joined part time work with salary Rs4800, he was absent for a few days and got paid Rs4000, what could his highest daily salary be?</w:t>
        <w:br w:type="textWrapping"/>
        <w:t xml:space="preserve">400, 600, 150, 200</w:t>
      </w:r>
    </w:p>
    <w:p w:rsidR="00000000" w:rsidDel="00000000" w:rsidP="00000000" w:rsidRDefault="00000000" w:rsidRPr="00000000" w14:paraId="0000001C">
      <w:pPr>
        <w:numPr>
          <w:ilvl w:val="0"/>
          <w:numId w:val="7"/>
        </w:numPr>
        <w:spacing w:after="0" w:afterAutospacing="0"/>
      </w:pPr>
      <w:r w:rsidDel="00000000" w:rsidR="00000000" w:rsidRPr="00000000">
        <w:rPr>
          <w:rtl w:val="0"/>
        </w:rPr>
        <w:t xml:space="preserve">A father is 3 times the age of his son. 5 years ago he was 4 times the age of his son, what is the son's age now</w:t>
      </w:r>
    </w:p>
    <w:p w:rsidR="00000000" w:rsidDel="00000000" w:rsidP="00000000" w:rsidRDefault="00000000" w:rsidRPr="00000000" w14:paraId="0000001D">
      <w:pPr>
        <w:numPr>
          <w:ilvl w:val="0"/>
          <w:numId w:val="7"/>
        </w:numPr>
        <w:spacing w:after="0" w:afterAutospacing="0"/>
      </w:pPr>
      <w:r w:rsidDel="00000000" w:rsidR="00000000" w:rsidRPr="00000000">
        <w:rPr>
          <w:rtl w:val="0"/>
        </w:rPr>
        <w:t xml:space="preserve">Four unbiased dice are thrown. if probability of the sum of the numbers obtained is x/1296, what is the value of X</w:t>
      </w:r>
    </w:p>
    <w:p w:rsidR="00000000" w:rsidDel="00000000" w:rsidP="00000000" w:rsidRDefault="00000000" w:rsidRPr="00000000" w14:paraId="0000001E">
      <w:pPr>
        <w:numPr>
          <w:ilvl w:val="0"/>
          <w:numId w:val="7"/>
        </w:numPr>
        <w:spacing w:after="0" w:afterAutospacing="0"/>
      </w:pPr>
      <w:r w:rsidDel="00000000" w:rsidR="00000000" w:rsidRPr="00000000">
        <w:rPr>
          <w:rtl w:val="0"/>
        </w:rPr>
        <w:t xml:space="preserve">find the odd word out:</w:t>
        <w:br w:type="textWrapping"/>
        <w:t xml:space="preserve">lion, tiger, elephant, butterfly</w:t>
      </w:r>
    </w:p>
    <w:p w:rsidR="00000000" w:rsidDel="00000000" w:rsidP="00000000" w:rsidRDefault="00000000" w:rsidRPr="00000000" w14:paraId="0000001F">
      <w:pPr>
        <w:numPr>
          <w:ilvl w:val="0"/>
          <w:numId w:val="7"/>
        </w:numPr>
        <w:spacing w:after="0" w:afterAutospacing="0"/>
      </w:pPr>
      <w:r w:rsidDel="00000000" w:rsidR="00000000" w:rsidRPr="00000000">
        <w:rPr>
          <w:rtl w:val="0"/>
        </w:rPr>
        <w:t xml:space="preserve">find the odd word out:</w:t>
        <w:br w:type="textWrapping"/>
        <w:t xml:space="preserve">swimming, desk, running, walking</w:t>
      </w:r>
    </w:p>
    <w:p w:rsidR="00000000" w:rsidDel="00000000" w:rsidP="00000000" w:rsidRDefault="00000000" w:rsidRPr="00000000" w14:paraId="00000020">
      <w:pPr>
        <w:numPr>
          <w:ilvl w:val="0"/>
          <w:numId w:val="7"/>
        </w:numPr>
        <w:spacing w:after="0" w:afterAutospacing="0"/>
      </w:pPr>
      <w:commentRangeStart w:id="5"/>
      <w:r w:rsidDel="00000000" w:rsidR="00000000" w:rsidRPr="00000000">
        <w:rPr>
          <w:rtl w:val="0"/>
        </w:rPr>
        <w:t xml:space="preserve">find value of ?</w:t>
        <w:br w:type="textWrapping"/>
        <w:t xml:space="preserve">4, 16, 26, 64, ?, 144</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1">
      <w:pPr>
        <w:numPr>
          <w:ilvl w:val="0"/>
          <w:numId w:val="7"/>
        </w:numPr>
        <w:rPr>
          <w:u w:val="none"/>
        </w:rPr>
      </w:pPr>
      <w:r w:rsidDel="00000000" w:rsidR="00000000" w:rsidRPr="00000000">
        <w:rPr>
          <w:rtl w:val="0"/>
        </w:rPr>
        <w:t xml:space="preserve">A man walks 120 km in a certain time, if he had been 10km/hr faster he would've arrived 1 hr earlier. How long did it take him? (not the exact question but sth similar)</w:t>
      </w:r>
    </w:p>
    <w:p w:rsidR="00000000" w:rsidDel="00000000" w:rsidP="00000000" w:rsidRDefault="00000000" w:rsidRPr="00000000" w14:paraId="00000022">
      <w:pPr>
        <w:pStyle w:val="Heading2"/>
        <w:rPr/>
      </w:pPr>
      <w:bookmarkStart w:colFirst="0" w:colLast="0" w:name="_xmjpoe10yp6i" w:id="6"/>
      <w:bookmarkEnd w:id="6"/>
      <w:r w:rsidDel="00000000" w:rsidR="00000000" w:rsidRPr="00000000">
        <w:rPr>
          <w:rtl w:val="0"/>
        </w:rPr>
        <w:t xml:space="preserve">May 2025 (Aptitude Test)</w:t>
      </w:r>
      <w:r w:rsidDel="00000000" w:rsidR="00000000" w:rsidRPr="00000000">
        <w:rPr>
          <w:rtl w:val="0"/>
        </w:rPr>
      </w:r>
    </w:p>
    <w:p w:rsidR="00000000" w:rsidDel="00000000" w:rsidP="00000000" w:rsidRDefault="00000000" w:rsidRPr="00000000" w14:paraId="00000023">
      <w:pPr>
        <w:numPr>
          <w:ilvl w:val="0"/>
          <w:numId w:val="20"/>
        </w:numPr>
        <w:spacing w:after="0" w:afterAutospacing="0"/>
        <w:rPr>
          <w:sz w:val="26"/>
          <w:szCs w:val="26"/>
        </w:rPr>
      </w:pPr>
      <w:r w:rsidDel="00000000" w:rsidR="00000000" w:rsidRPr="00000000">
        <w:rPr>
          <w:rtl w:val="0"/>
        </w:rPr>
        <w:t xml:space="preserve">If 20 men can build a wall in 15 days, in how many days 30 men can build a wall? Answer: 10 days.</w:t>
      </w:r>
    </w:p>
    <w:p w:rsidR="00000000" w:rsidDel="00000000" w:rsidP="00000000" w:rsidRDefault="00000000" w:rsidRPr="00000000" w14:paraId="00000024">
      <w:pPr>
        <w:numPr>
          <w:ilvl w:val="0"/>
          <w:numId w:val="20"/>
        </w:numPr>
        <w:rPr>
          <w:sz w:val="26"/>
          <w:szCs w:val="26"/>
        </w:rPr>
      </w:pPr>
      <w:r w:rsidDel="00000000" w:rsidR="00000000" w:rsidRPr="00000000">
        <w:rPr>
          <w:rtl w:val="0"/>
        </w:rPr>
        <w:t xml:space="preserve">a mother is 5 times older then her daughter, if 3 years back she is 6 times older then what is the present age of the daughter. </w:t>
      </w:r>
    </w:p>
    <w:p w:rsidR="00000000" w:rsidDel="00000000" w:rsidP="00000000" w:rsidRDefault="00000000" w:rsidRPr="00000000" w14:paraId="00000025">
      <w:pPr>
        <w:ind w:firstLine="720"/>
        <w:rPr/>
      </w:pPr>
      <w:r w:rsidDel="00000000" w:rsidR="00000000" w:rsidRPr="00000000">
        <w:rPr>
          <w:rtl w:val="0"/>
        </w:rPr>
        <w:t xml:space="preserve">Answer: Daughter is 15 years old now.</w:t>
        <w:br w:type="textWrapping"/>
        <w:t xml:space="preserve">Let daughter = x. Mother = 5x. Three years back: 5x−3=6(x−3). </w:t>
        <w:br w:type="textWrapping"/>
        <w:t xml:space="preserve">5x−3=6x−18 ⇒x=15 </w:t>
      </w:r>
    </w:p>
    <w:p w:rsidR="00000000" w:rsidDel="00000000" w:rsidP="00000000" w:rsidRDefault="00000000" w:rsidRPr="00000000" w14:paraId="00000026">
      <w:pPr>
        <w:numPr>
          <w:ilvl w:val="0"/>
          <w:numId w:val="20"/>
        </w:numPr>
        <w:rPr>
          <w:ins w:author="Prabesh Thapa" w:id="0" w:date="2025-08-10T04:03:49Z"/>
          <w:sz w:val="26"/>
          <w:szCs w:val="26"/>
        </w:rPr>
      </w:pPr>
      <w:r w:rsidDel="00000000" w:rsidR="00000000" w:rsidRPr="00000000">
        <w:rPr>
          <w:rtl w:val="0"/>
        </w:rPr>
        <w:t xml:space="preserve">if in a basket apples are 4 times the oranges, what is the total number of fruits in the basket.</w:t>
      </w:r>
      <w:ins w:author="Prabesh Thapa" w:id="0" w:date="2025-08-10T04:03:49Z">
        <w:r w:rsidDel="00000000" w:rsidR="00000000" w:rsidRPr="00000000">
          <w:rPr>
            <w:rtl w:val="0"/>
          </w:rPr>
          <w:t xml:space="preserve"> </w:t>
        </w:r>
      </w:ins>
    </w:p>
    <w:p w:rsidR="00000000" w:rsidDel="00000000" w:rsidP="00000000" w:rsidRDefault="00000000" w:rsidRPr="00000000" w14:paraId="00000027">
      <w:pPr>
        <w:ind w:firstLine="720"/>
        <w:rPr>
          <w:ins w:author="Prabesh Thapa" w:id="0" w:date="2025-08-10T04:03:49Z"/>
          <w:rPrChange w:author="Prabesh Thapa" w:id="1" w:date="2025-08-10T04:03:49Z">
            <w:rPr/>
          </w:rPrChange>
        </w:rPr>
      </w:pPr>
      <w:ins w:author="Prabesh Thapa" w:id="0" w:date="2025-08-10T04:03:49Z">
        <w:r w:rsidDel="00000000" w:rsidR="00000000" w:rsidRPr="00000000">
          <w:rPr>
            <w:rtl w:val="0"/>
            <w:rPrChange w:author="Prabesh Thapa" w:id="1" w:date="2025-08-10T04:03:49Z">
              <w:rPr/>
            </w:rPrChange>
          </w:rPr>
          <w:t xml:space="preserve">If apples = 4×oranges (let oranges = o), apples = 4o. Total = o+4o=5o </w:t>
        </w:r>
      </w:ins>
    </w:p>
    <w:p w:rsidR="00000000" w:rsidDel="00000000" w:rsidP="00000000" w:rsidRDefault="00000000" w:rsidRPr="00000000" w14:paraId="00000028">
      <w:pPr>
        <w:spacing w:after="0" w:afterAutospacing="0"/>
        <w:ind w:firstLine="720"/>
        <w:rPr>
          <w:rFonts w:ascii="Arial" w:cs="Arial" w:eastAsia="Arial" w:hAnsi="Arial"/>
          <w:b w:val="0"/>
          <w:bCs w:val="0"/>
          <w:i w:val="0"/>
          <w:iCs w:val="0"/>
          <w:smallCaps w:val="0"/>
          <w:strike w:val="0"/>
          <w:color w:val="000000"/>
          <w:sz w:val="22"/>
          <w:szCs w:val="22"/>
          <w:u w:val="none"/>
          <w:shd w:fill="auto" w:val="clear"/>
          <w:vertAlign w:val="baseline"/>
          <w:rPrChange w:author="Prabesh Thapa" w:id="2" w:date="2025-08-10T04:03:59Z">
            <w:rPr>
              <w:sz w:val="26"/>
              <w:szCs w:val="26"/>
            </w:rPr>
          </w:rPrChange>
        </w:rPr>
        <w:pPrChange w:author="Prabesh Thapa" w:id="0" w:date="2025-08-10T04:03:59Z">
          <w:pPr>
            <w:numPr>
              <w:ilvl w:val="0"/>
              <w:numId w:val="20"/>
            </w:numPr>
          </w:pPr>
        </w:pPrChange>
      </w:pPr>
      <w:ins w:author="Prabesh Thapa" w:id="0" w:date="2025-08-10T04:03:49Z">
        <w:r w:rsidDel="00000000" w:rsidR="00000000" w:rsidRPr="00000000">
          <w:rPr>
            <w:b w:val="1"/>
            <w:bCs w:val="1"/>
            <w:rtl w:val="0"/>
            <w:rPrChange w:author="Prabesh Thapa" w:id="1" w:date="2025-08-10T04:03:49Z">
              <w:rPr/>
            </w:rPrChange>
          </w:rPr>
          <w:t xml:space="preserve">Answer: Total = 5o fruits (i.e. 5 times the number of oranges).</w:t>
        </w:r>
      </w:ins>
      <w:r w:rsidDel="00000000" w:rsidR="00000000" w:rsidRPr="00000000">
        <w:rPr>
          <w:rtl w:val="0"/>
        </w:rPr>
      </w:r>
    </w:p>
    <w:p w:rsidR="00000000" w:rsidDel="00000000" w:rsidP="00000000" w:rsidRDefault="00000000" w:rsidRPr="00000000" w14:paraId="00000029">
      <w:pPr>
        <w:numPr>
          <w:ilvl w:val="0"/>
          <w:numId w:val="20"/>
        </w:numPr>
        <w:rPr>
          <w:ins w:author="Prabesh Thapa" w:id="3" w:date="2025-08-10T04:04:19Z"/>
          <w:sz w:val="26"/>
          <w:szCs w:val="26"/>
        </w:rPr>
      </w:pPr>
      <w:r w:rsidDel="00000000" w:rsidR="00000000" w:rsidRPr="00000000">
        <w:rPr>
          <w:rtl w:val="0"/>
        </w:rPr>
        <w:t xml:space="preserve">A car travels from Town A to Town B in </w:t>
      </w:r>
      <w:r w:rsidDel="00000000" w:rsidR="00000000" w:rsidRPr="00000000">
        <w:rPr>
          <w:rtl w:val="0"/>
        </w:rPr>
        <w:t xml:space="preserve">100km/hr in </w:t>
      </w:r>
      <w:r w:rsidDel="00000000" w:rsidR="00000000" w:rsidRPr="00000000">
        <w:rPr>
          <w:rtl w:val="0"/>
        </w:rPr>
        <w:t xml:space="preserve">2 hours and on the return journey, it travels at a speed that is 75 km/h slower and takes 2.67 hours. What is the avg speed of the car?</w:t>
      </w:r>
      <w:ins w:author="Prabesh Thapa" w:id="3" w:date="2025-08-10T04:04:19Z">
        <w:commentRangeStart w:id="6"/>
        <w:r w:rsidDel="00000000" w:rsidR="00000000" w:rsidRPr="00000000">
          <w:rPr>
            <w:rtl w:val="0"/>
          </w:rPr>
          <w:t xml:space="preserve">  </w:t>
        </w:r>
      </w:ins>
    </w:p>
    <w:p w:rsidR="00000000" w:rsidDel="00000000" w:rsidP="00000000" w:rsidRDefault="00000000" w:rsidRPr="00000000" w14:paraId="0000002A">
      <w:pPr>
        <w:ind w:firstLine="720"/>
        <w:rPr>
          <w:ins w:author="Prabesh Thapa" w:id="3" w:date="2025-08-10T04:04:19Z"/>
          <w:rPrChange w:author="Prabesh Thapa" w:id="4" w:date="2025-08-10T04:04:19Z">
            <w:rPr/>
          </w:rPrChange>
        </w:rPr>
      </w:pPr>
      <w:ins w:author="Prabesh Thapa" w:id="3" w:date="2025-08-10T04:04:19Z">
        <w:r w:rsidDel="00000000" w:rsidR="00000000" w:rsidRPr="00000000">
          <w:rPr>
            <w:rtl w:val="0"/>
          </w:rPr>
          <w:t xml:space="preserve"> </w:t>
        </w:r>
        <w:commentRangeStart w:id="6"/>
        <w:commentRangeEnd w:id="6"/>
        <w:r w:rsidDel="00000000" w:rsidR="00000000" w:rsidRPr="00000000">
          <w:commentReference w:id="6"/>
        </w:r>
        <w:r w:rsidDel="00000000" w:rsidR="00000000" w:rsidRPr="00000000">
          <w:rPr>
            <w:rtl w:val="0"/>
            <w:rPrChange w:author="Prabesh Thapa" w:id="4" w:date="2025-08-10T04:04:19Z">
              <w:rPr/>
            </w:rPrChange>
          </w:rPr>
          <w:t xml:space="preserve">Interpreting the return speed as </w:t>
        </w:r>
        <w:r w:rsidDel="00000000" w:rsidR="00000000" w:rsidRPr="00000000">
          <w:rPr>
            <w:b w:val="1"/>
            <w:bCs w:val="1"/>
            <w:rtl w:val="0"/>
            <w:rPrChange w:author="Prabesh Thapa" w:id="4" w:date="2025-08-10T04:04:19Z">
              <w:rPr/>
            </w:rPrChange>
          </w:rPr>
          <w:t xml:space="preserve">75 km/h</w:t>
        </w:r>
        <w:r w:rsidDel="00000000" w:rsidR="00000000" w:rsidRPr="00000000">
          <w:rPr>
            <w:rtl w:val="0"/>
            <w:rPrChange w:author="Prabesh Thapa" w:id="4" w:date="2025-08-10T04:04:19Z">
              <w:rPr/>
            </w:rPrChange>
          </w:rPr>
          <w:t xml:space="preserve"> (since 2.67 h matches): distance = 100×2=200100\times2=200100×2=200 km each way → total 400 km. Total time = 2+2.666…=14/32 + 2.666\ldots = 14/32+2.666…=14/3 h.</w:t>
        </w:r>
      </w:ins>
    </w:p>
    <w:p w:rsidR="00000000" w:rsidDel="00000000" w:rsidP="00000000" w:rsidRDefault="00000000" w:rsidRPr="00000000" w14:paraId="0000002B">
      <w:pPr>
        <w:ind w:firstLine="720"/>
        <w:rPr>
          <w:ins w:author="Prabesh Thapa" w:id="3" w:date="2025-08-10T04:04:19Z"/>
          <w:rPrChange w:author="Prabesh Thapa" w:id="4" w:date="2025-08-10T04:04:19Z">
            <w:rPr/>
          </w:rPrChange>
        </w:rPr>
      </w:pPr>
      <w:ins w:author="Prabesh Thapa" w:id="3" w:date="2025-08-10T04:04:19Z">
        <w:r w:rsidDel="00000000" w:rsidR="00000000" w:rsidRPr="00000000">
          <w:rPr>
            <w:rtl w:val="0"/>
            <w:rPrChange w:author="Prabesh Thapa" w:id="4" w:date="2025-08-10T04:04:19Z">
              <w:rPr/>
            </w:rPrChange>
          </w:rPr>
          <w:t xml:space="preserve">Averagespeed=400÷(14/3)=400×3/14=1200/14=600/7≈85.714=400\div(14/3)=400\times3/14=1200/14=600/7\approx85.714=400÷(14/3)=400×3/14=1200/14=600/7≈85.714 km/h.</w:t>
        </w:r>
      </w:ins>
    </w:p>
    <w:p w:rsidR="00000000" w:rsidDel="00000000" w:rsidP="00000000" w:rsidRDefault="00000000" w:rsidRPr="00000000" w14:paraId="0000002C">
      <w:pPr>
        <w:spacing w:after="0" w:afterAutospacing="0"/>
        <w:ind w:firstLine="720"/>
        <w:rPr>
          <w:rFonts w:ascii="Arial" w:cs="Arial" w:eastAsia="Arial" w:hAnsi="Arial"/>
          <w:b w:val="0"/>
          <w:bCs w:val="0"/>
          <w:i w:val="0"/>
          <w:iCs w:val="0"/>
          <w:smallCaps w:val="0"/>
          <w:strike w:val="0"/>
          <w:color w:val="000000"/>
          <w:sz w:val="22"/>
          <w:szCs w:val="22"/>
          <w:u w:val="none"/>
          <w:shd w:fill="auto" w:val="clear"/>
          <w:vertAlign w:val="baseline"/>
          <w:rPrChange w:author="Prabesh Thapa" w:id="5" w:date="2025-08-10T04:05:05Z">
            <w:rPr>
              <w:sz w:val="26"/>
              <w:szCs w:val="26"/>
            </w:rPr>
          </w:rPrChange>
        </w:rPr>
        <w:pPrChange w:author="Prabesh Thapa" w:id="0" w:date="2025-08-10T04:05:05Z">
          <w:pPr>
            <w:numPr>
              <w:ilvl w:val="0"/>
              <w:numId w:val="20"/>
            </w:numPr>
          </w:pPr>
        </w:pPrChange>
      </w:pPr>
      <w:ins w:author="Prabesh Thapa" w:id="3" w:date="2025-08-10T04:04:19Z">
        <w:r w:rsidDel="00000000" w:rsidR="00000000" w:rsidRPr="00000000">
          <w:rPr>
            <w:b w:val="1"/>
            <w:bCs w:val="1"/>
            <w:rtl w:val="0"/>
            <w:rPrChange w:author="Prabesh Thapa" w:id="4" w:date="2025-08-10T04:04:19Z">
              <w:rPr/>
            </w:rPrChange>
          </w:rPr>
          <w:t xml:space="preserve">Answer: 600/7600/7600/7 km/h (≈85.714 km/h).</w:t>
        </w:r>
      </w:ins>
      <w:r w:rsidDel="00000000" w:rsidR="00000000" w:rsidRPr="00000000">
        <w:rPr>
          <w:rtl w:val="0"/>
        </w:rPr>
      </w:r>
    </w:p>
    <w:p w:rsidR="00000000" w:rsidDel="00000000" w:rsidP="00000000" w:rsidRDefault="00000000" w:rsidRPr="00000000" w14:paraId="0000002D">
      <w:pPr>
        <w:numPr>
          <w:ilvl w:val="0"/>
          <w:numId w:val="20"/>
        </w:numPr>
        <w:rPr>
          <w:ins w:author="Prabesh Thapa" w:id="6" w:date="2025-08-10T04:05:28Z"/>
          <w:sz w:val="26"/>
          <w:szCs w:val="26"/>
        </w:rPr>
      </w:pPr>
      <w:r w:rsidDel="00000000" w:rsidR="00000000" w:rsidRPr="00000000">
        <w:rPr>
          <w:rtl w:val="0"/>
        </w:rPr>
        <w:t xml:space="preserve">If a:b = 2:3, b:c=4:7 and c:d=3:2 what is a:d?</w:t>
      </w:r>
      <w:ins w:author="Prabesh Thapa" w:id="6" w:date="2025-08-10T04:05:28Z">
        <w:r w:rsidDel="00000000" w:rsidR="00000000" w:rsidRPr="00000000">
          <w:rPr>
            <w:rtl w:val="0"/>
          </w:rPr>
          <w:t xml:space="preserve"> </w:t>
        </w:r>
        <w:r w:rsidDel="00000000" w:rsidR="00000000" w:rsidRPr="00000000">
          <w:rPr>
            <w:rtl w:val="0"/>
          </w:rPr>
        </w:r>
      </w:ins>
    </w:p>
    <w:p w:rsidR="00000000" w:rsidDel="00000000" w:rsidP="00000000" w:rsidRDefault="00000000" w:rsidRPr="00000000" w14:paraId="0000002E">
      <w:pPr>
        <w:ind w:firstLine="720"/>
        <w:rPr>
          <w:ins w:author="Prabesh Thapa" w:id="6" w:date="2025-08-10T04:05:28Z"/>
          <w:rPrChange w:author="Prabesh Thapa" w:id="7" w:date="2025-08-10T04:05:28Z">
            <w:rPr/>
          </w:rPrChange>
        </w:rPr>
      </w:pPr>
      <w:ins w:author="Prabesh Thapa" w:id="6" w:date="2025-08-10T04:05:28Z">
        <w:r w:rsidDel="00000000" w:rsidR="00000000" w:rsidRPr="00000000">
          <w:rPr>
            <w:rtl w:val="0"/>
            <w:rPrChange w:author="Prabesh Thapa" w:id="7" w:date="2025-08-10T04:05:28Z">
              <w:rPr/>
            </w:rPrChange>
          </w:rPr>
          <w:t xml:space="preserve">a:b=2:3,b:c=4:7,c:d=3:2. Scale to common: get a:d=4:7.</w:t>
        </w:r>
      </w:ins>
    </w:p>
    <w:p w:rsidR="00000000" w:rsidDel="00000000" w:rsidP="00000000" w:rsidRDefault="00000000" w:rsidRPr="00000000" w14:paraId="0000002F">
      <w:pPr>
        <w:spacing w:after="0" w:afterAutospacing="0"/>
        <w:ind w:firstLine="720"/>
        <w:rPr>
          <w:rFonts w:ascii="Arial" w:cs="Arial" w:eastAsia="Arial" w:hAnsi="Arial"/>
          <w:b w:val="0"/>
          <w:bCs w:val="0"/>
          <w:i w:val="0"/>
          <w:iCs w:val="0"/>
          <w:smallCaps w:val="0"/>
          <w:strike w:val="0"/>
          <w:color w:val="000000"/>
          <w:sz w:val="22"/>
          <w:szCs w:val="22"/>
          <w:u w:val="none"/>
          <w:shd w:fill="auto" w:val="clear"/>
          <w:vertAlign w:val="baseline"/>
          <w:rPrChange w:author="Prabesh Thapa" w:id="8" w:date="2025-08-10T04:05:50Z">
            <w:rPr>
              <w:sz w:val="26"/>
              <w:szCs w:val="26"/>
            </w:rPr>
          </w:rPrChange>
        </w:rPr>
        <w:pPrChange w:author="Prabesh Thapa" w:id="0" w:date="2025-08-10T04:05:50Z">
          <w:pPr>
            <w:numPr>
              <w:ilvl w:val="0"/>
              <w:numId w:val="20"/>
            </w:numPr>
          </w:pPr>
        </w:pPrChange>
      </w:pPr>
      <w:ins w:author="Prabesh Thapa" w:id="6" w:date="2025-08-10T04:05:28Z">
        <w:r w:rsidDel="00000000" w:rsidR="00000000" w:rsidRPr="00000000">
          <w:rPr>
            <w:b w:val="1"/>
            <w:bCs w:val="1"/>
            <w:rtl w:val="0"/>
            <w:rPrChange w:author="Prabesh Thapa" w:id="7" w:date="2025-08-10T04:05:28Z">
              <w:rPr/>
            </w:rPrChange>
          </w:rPr>
          <w:t xml:space="preserve">Answer: a:d=4:7.</w:t>
        </w:r>
      </w:ins>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ns w:author="Prabesh Thapa" w:id="9" w:date="2025-08-10T04:05:55Z"/>
        </w:rPr>
      </w:pPr>
      <w:r w:rsidDel="00000000" w:rsidR="00000000" w:rsidRPr="00000000">
        <w:rPr>
          <w:rtl w:val="0"/>
        </w:rPr>
        <w:t xml:space="preserve">If the word PROGRAM means OQNFQZL, what does COMPILE mean?</w:t>
      </w:r>
      <w:ins w:author="Prabesh Thapa" w:id="9" w:date="2025-08-10T04:05:55Z">
        <w:r w:rsidDel="00000000" w:rsidR="00000000" w:rsidRPr="00000000">
          <w:rPr>
            <w:rtl w:val="0"/>
          </w:rPr>
          <w:t xml:space="preserve"> </w:t>
        </w:r>
      </w:ins>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firstLine="720"/>
        <w:jc w:val="both"/>
        <w:rPr>
          <w:ins w:author="Prabesh Thapa" w:id="9" w:date="2025-08-10T04:05:55Z"/>
          <w:rPrChange w:author="Prabesh Thapa" w:id="10" w:date="2025-08-10T04:05:55Z">
            <w:rPr/>
          </w:rPrChange>
        </w:rPr>
      </w:pPr>
      <w:ins w:author="Prabesh Thapa" w:id="9" w:date="2025-08-10T04:05:55Z">
        <w:r w:rsidDel="00000000" w:rsidR="00000000" w:rsidRPr="00000000">
          <w:rPr>
            <w:rtl w:val="0"/>
          </w:rPr>
          <w:t xml:space="preserve"> </w:t>
        </w:r>
        <w:r w:rsidDel="00000000" w:rsidR="00000000" w:rsidRPr="00000000">
          <w:rPr>
            <w:rtl w:val="0"/>
            <w:rPrChange w:author="Prabesh Thapa" w:id="10" w:date="2025-08-10T04:05:55Z">
              <w:rPr/>
            </w:rPrChange>
          </w:rPr>
          <w:t xml:space="preserve">PROGRAM → each letter shifted </w:t>
        </w:r>
        <w:r w:rsidDel="00000000" w:rsidR="00000000" w:rsidRPr="00000000">
          <w:rPr>
            <w:b w:val="1"/>
            <w:bCs w:val="1"/>
            <w:rtl w:val="0"/>
            <w:rPrChange w:author="Prabesh Thapa" w:id="10" w:date="2025-08-10T04:05:55Z">
              <w:rPr/>
            </w:rPrChange>
          </w:rPr>
          <w:t xml:space="preserve">-1</w:t>
        </w:r>
        <w:r w:rsidDel="00000000" w:rsidR="00000000" w:rsidRPr="00000000">
          <w:rPr>
            <w:rtl w:val="0"/>
            <w:rPrChange w:author="Prabesh Thapa" w:id="10" w:date="2025-08-10T04:05:55Z">
              <w:rPr/>
            </w:rPrChange>
          </w:rPr>
          <w:t xml:space="preserve"> → OQNFQZL. So COMPILE → shift each -1: C→B, O→N, M→L, P→O, I→H, L→K, E→D → </w:t>
        </w:r>
        <w:r w:rsidDel="00000000" w:rsidR="00000000" w:rsidRPr="00000000">
          <w:rPr>
            <w:b w:val="1"/>
            <w:bCs w:val="1"/>
            <w:rtl w:val="0"/>
            <w:rPrChange w:author="Prabesh Thapa" w:id="10" w:date="2025-08-10T04:05:55Z">
              <w:rPr/>
            </w:rPrChange>
          </w:rPr>
          <w:t xml:space="preserve">BNLOHKD</w:t>
        </w:r>
        <w:r w:rsidDel="00000000" w:rsidR="00000000" w:rsidRPr="00000000">
          <w:rPr>
            <w:rtl w:val="0"/>
            <w:rPrChange w:author="Prabesh Thapa" w:id="10" w:date="2025-08-10T04:05:55Z">
              <w:rPr/>
            </w:rPrChange>
          </w:rPr>
          <w:t xml:space="preserve">.</w:t>
        </w:r>
      </w:ins>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afterAutospacing="0" w:before="0" w:line="276" w:lineRule="auto"/>
        <w:ind w:right="0" w:firstLine="720"/>
        <w:jc w:val="both"/>
        <w:pPrChange w:author="Prabesh Thapa" w:id="0" w:date="2025-08-10T04:06:05Z">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pPr>
        </w:pPrChange>
      </w:pPr>
      <w:ins w:author="Prabesh Thapa" w:id="9" w:date="2025-08-10T04:05:55Z">
        <w:r w:rsidDel="00000000" w:rsidR="00000000" w:rsidRPr="00000000">
          <w:rPr>
            <w:b w:val="1"/>
            <w:bCs w:val="1"/>
            <w:rtl w:val="0"/>
            <w:rPrChange w:author="Prabesh Thapa" w:id="10" w:date="2025-08-10T04:05:55Z">
              <w:rPr/>
            </w:rPrChange>
          </w:rPr>
          <w:t xml:space="preserve">Answer: BNLOHKD.</w:t>
        </w:r>
      </w:ins>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ns w:author="Prabesh Thapa" w:id="12" w:date="2025-08-10T04:06:29Z"/>
        </w:rPr>
      </w:pPr>
      <w:r w:rsidDel="00000000" w:rsidR="00000000" w:rsidRPr="00000000">
        <w:rPr>
          <w:rtl w:val="0"/>
        </w:rPr>
        <w:t xml:space="preserve">If BOOK codes to CQQM and GAME codes to HCOG, what does PLAY code to?</w:t>
      </w:r>
      <w:ins w:author="Prabesh Thapa" w:id="12" w:date="2025-08-10T04:06:29Z">
        <w:r w:rsidDel="00000000" w:rsidR="00000000" w:rsidRPr="00000000">
          <w:rPr>
            <w:rtl w:val="0"/>
          </w:rPr>
        </w:r>
      </w:ins>
    </w:p>
    <w:p w:rsidR="00000000" w:rsidDel="00000000" w:rsidP="00000000" w:rsidRDefault="00000000" w:rsidRPr="00000000" w14:paraId="00000034">
      <w:pPr>
        <w:ind w:firstLine="720"/>
        <w:rPr>
          <w:ins w:author="Prabesh Thapa" w:id="12" w:date="2025-08-10T04:06:29Z"/>
          <w:rPrChange w:author="Prabesh Thapa" w:id="13" w:date="2025-08-10T04:06:29Z">
            <w:rPr/>
          </w:rPrChange>
        </w:rPr>
      </w:pPr>
      <w:ins w:author="Prabesh Thapa" w:id="12" w:date="2025-08-10T04:06:29Z">
        <w:r w:rsidDel="00000000" w:rsidR="00000000" w:rsidRPr="00000000">
          <w:rPr>
            <w:rtl w:val="0"/>
            <w:rPrChange w:author="Prabesh Thapa" w:id="13" w:date="2025-08-10T04:06:29Z">
              <w:rPr/>
            </w:rPrChange>
          </w:rPr>
          <w:t xml:space="preserve">Pattern: first letter +1, remaining letters +2. PLAY → P(+1)=Q, L(+2)=N, A(+2)=C, Y(+2)=A → </w:t>
        </w:r>
        <w:r w:rsidDel="00000000" w:rsidR="00000000" w:rsidRPr="00000000">
          <w:rPr>
            <w:b w:val="1"/>
            <w:bCs w:val="1"/>
            <w:rtl w:val="0"/>
            <w:rPrChange w:author="Prabesh Thapa" w:id="13" w:date="2025-08-10T04:06:29Z">
              <w:rPr/>
            </w:rPrChange>
          </w:rPr>
          <w:t xml:space="preserve">QNCA</w:t>
        </w:r>
        <w:r w:rsidDel="00000000" w:rsidR="00000000" w:rsidRPr="00000000">
          <w:rPr>
            <w:rtl w:val="0"/>
            <w:rPrChange w:author="Prabesh Thapa" w:id="13" w:date="2025-08-10T04:06:29Z">
              <w:rPr/>
            </w:rPrChange>
          </w:rPr>
          <w:t xml:space="preserve">.</w:t>
        </w:r>
      </w:ins>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afterAutospacing="0" w:before="0" w:line="276" w:lineRule="auto"/>
        <w:ind w:right="0" w:firstLine="720"/>
        <w:jc w:val="both"/>
        <w:pPrChange w:author="Prabesh Thapa" w:id="0" w:date="2025-08-10T04:06:29Z">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pPr>
        </w:pPrChange>
      </w:pPr>
      <w:ins w:author="Prabesh Thapa" w:id="12" w:date="2025-08-10T04:06:29Z">
        <w:r w:rsidDel="00000000" w:rsidR="00000000" w:rsidRPr="00000000">
          <w:rPr>
            <w:b w:val="1"/>
            <w:bCs w:val="1"/>
            <w:rtl w:val="0"/>
            <w:rPrChange w:author="Prabesh Thapa" w:id="13" w:date="2025-08-10T04:06:29Z">
              <w:rPr/>
            </w:rPrChange>
          </w:rPr>
          <w:t xml:space="preserve">Answer: QNCA.</w:t>
        </w:r>
      </w:ins>
      <w:r w:rsidDel="00000000" w:rsidR="00000000" w:rsidRPr="00000000">
        <w:rPr>
          <w:rtl w:val="0"/>
        </w:rPr>
      </w:r>
    </w:p>
    <w:p w:rsidR="00000000" w:rsidDel="00000000" w:rsidP="00000000" w:rsidRDefault="00000000" w:rsidRPr="00000000" w14:paraId="00000036">
      <w:pPr>
        <w:numPr>
          <w:ilvl w:val="0"/>
          <w:numId w:val="20"/>
        </w:numPr>
        <w:spacing w:after="0" w:afterAutospacing="0"/>
        <w:jc w:val="left"/>
        <w:rPr>
          <w:ins w:author="Abhishek Pokhrel" w:id="14" w:date="2025-12-24T04:39:53Z"/>
        </w:rPr>
      </w:pPr>
      <w:r w:rsidDel="00000000" w:rsidR="00000000" w:rsidRPr="00000000">
        <w:rPr>
          <w:rtl w:val="0"/>
        </w:rPr>
        <w:t xml:space="preserve">Which of the following figures shown below, when folded along the dotted lines, will form a pyramid shaped box with a rectangular base?</w:t>
      </w:r>
      <w:r w:rsidDel="00000000" w:rsidR="00000000" w:rsidRPr="00000000">
        <w:rPr/>
        <w:drawing>
          <wp:inline distB="114300" distT="114300" distL="114300" distR="114300">
            <wp:extent cx="2857500" cy="895350"/>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857500" cy="895350"/>
                    </a:xfrm>
                    <a:prstGeom prst="rect"/>
                    <a:ln/>
                  </pic:spPr>
                </pic:pic>
              </a:graphicData>
            </a:graphic>
          </wp:inline>
        </w:drawing>
      </w:r>
      <w:ins w:author="Abhishek Pokhrel" w:id="14" w:date="2025-12-24T04:39:53Z">
        <w:r w:rsidDel="00000000" w:rsidR="00000000" w:rsidRPr="00000000">
          <w:rPr>
            <w:rtl w:val="0"/>
          </w:rPr>
          <w:t xml:space="preserve">i think The correct answer is 2</w:t>
        </w:r>
      </w:ins>
    </w:p>
    <w:p w:rsidR="00000000" w:rsidDel="00000000" w:rsidP="00000000" w:rsidRDefault="00000000" w:rsidRPr="00000000" w14:paraId="00000037">
      <w:pPr>
        <w:ind w:firstLine="720"/>
        <w:jc w:val="left"/>
        <w:pPrChange w:author="Abhishek Pokhrel" w:id="0" w:date="2025-12-24T04:39:53Z">
          <w:pPr>
            <w:numPr>
              <w:ilvl w:val="0"/>
              <w:numId w:val="20"/>
            </w:numPr>
            <w:jc w:val="left"/>
          </w:pPr>
        </w:pPrChange>
      </w:pP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b w:val="1"/>
          <w:bCs w:val="1"/>
          <w:rtl w:val="0"/>
        </w:rPr>
        <w:t xml:space="preserve">Answer: 4.</w:t>
      </w:r>
      <w:r w:rsidDel="00000000" w:rsidR="00000000" w:rsidRPr="00000000">
        <w:rPr>
          <w:rtl w:val="0"/>
        </w:rPr>
      </w:r>
    </w:p>
    <w:p w:rsidR="00000000" w:rsidDel="00000000" w:rsidP="00000000" w:rsidRDefault="00000000" w:rsidRPr="00000000" w14:paraId="00000039">
      <w:pPr>
        <w:numPr>
          <w:ilvl w:val="0"/>
          <w:numId w:val="20"/>
        </w:numPr>
        <w:rPr>
          <w:ins w:author="Prabesh Thapa" w:id="16" w:date="2025-08-10T04:07:06Z"/>
        </w:rPr>
      </w:pPr>
      <w:r w:rsidDel="00000000" w:rsidR="00000000" w:rsidRPr="00000000">
        <w:rPr>
          <w:rtl w:val="0"/>
        </w:rPr>
        <w:t xml:space="preserve">Sita travels 3 km south from her home to her friend's house. Then she travels 7 km east to reach her college. What direction is her college from her home?</w:t>
        <w:br w:type="textWrapping"/>
        <w:t xml:space="preserve">a. East b. South-east c. South-west d. South</w:t>
      </w:r>
      <w:ins w:author="Prabesh Thapa" w:id="16" w:date="2025-08-10T04:07:06Z">
        <w:r w:rsidDel="00000000" w:rsidR="00000000" w:rsidRPr="00000000">
          <w:rPr>
            <w:rtl w:val="0"/>
          </w:rPr>
        </w:r>
      </w:ins>
    </w:p>
    <w:p w:rsidR="00000000" w:rsidDel="00000000" w:rsidP="00000000" w:rsidRDefault="00000000" w:rsidRPr="00000000" w14:paraId="0000003A">
      <w:pPr>
        <w:ind w:firstLine="720"/>
        <w:rPr>
          <w:ins w:author="Prabesh Thapa" w:id="16" w:date="2025-08-10T04:07:06Z"/>
          <w:rPrChange w:author="Prabesh Thapa" w:id="17" w:date="2025-08-10T04:07:06Z">
            <w:rPr/>
          </w:rPrChange>
        </w:rPr>
      </w:pPr>
      <w:ins w:author="Prabesh Thapa" w:id="16" w:date="2025-08-10T04:07:06Z">
        <w:r w:rsidDel="00000000" w:rsidR="00000000" w:rsidRPr="00000000">
          <w:rPr>
            <w:rtl w:val="0"/>
            <w:rPrChange w:author="Prabesh Thapa" w:id="17" w:date="2025-08-10T04:07:06Z">
              <w:rPr/>
            </w:rPrChange>
          </w:rPr>
          <w:t xml:space="preserve">From home: 3 km south then 7 km east → net vector (east 7, south 3) → direction </w:t>
        </w:r>
        <w:r w:rsidDel="00000000" w:rsidR="00000000" w:rsidRPr="00000000">
          <w:rPr>
            <w:b w:val="1"/>
            <w:bCs w:val="1"/>
            <w:rtl w:val="0"/>
            <w:rPrChange w:author="Prabesh Thapa" w:id="17" w:date="2025-08-10T04:07:06Z">
              <w:rPr/>
            </w:rPrChange>
          </w:rPr>
          <w:t xml:space="preserve">South-east</w:t>
        </w:r>
        <w:r w:rsidDel="00000000" w:rsidR="00000000" w:rsidRPr="00000000">
          <w:rPr>
            <w:rtl w:val="0"/>
            <w:rPrChange w:author="Prabesh Thapa" w:id="17" w:date="2025-08-10T04:07:06Z">
              <w:rPr/>
            </w:rPrChange>
          </w:rPr>
          <w:t xml:space="preserve">.</w:t>
        </w:r>
      </w:ins>
    </w:p>
    <w:p w:rsidR="00000000" w:rsidDel="00000000" w:rsidP="00000000" w:rsidRDefault="00000000" w:rsidRPr="00000000" w14:paraId="0000003B">
      <w:pPr>
        <w:spacing w:after="0" w:afterAutospacing="0"/>
        <w:ind w:firstLine="720"/>
        <w:pPrChange w:author="Prabesh Thapa" w:id="0" w:date="2025-08-10T04:07:06Z">
          <w:pPr>
            <w:numPr>
              <w:ilvl w:val="0"/>
              <w:numId w:val="20"/>
            </w:numPr>
          </w:pPr>
        </w:pPrChange>
      </w:pPr>
      <w:ins w:author="Prabesh Thapa" w:id="16" w:date="2025-08-10T04:07:06Z">
        <w:r w:rsidDel="00000000" w:rsidR="00000000" w:rsidRPr="00000000">
          <w:rPr>
            <w:b w:val="1"/>
            <w:bCs w:val="1"/>
            <w:rtl w:val="0"/>
            <w:rPrChange w:author="Prabesh Thapa" w:id="17" w:date="2025-08-10T04:07:06Z">
              <w:rPr/>
            </w:rPrChange>
          </w:rPr>
          <w:t xml:space="preserve">Answer: (b) South-east.</w:t>
        </w:r>
      </w:ins>
      <w:r w:rsidDel="00000000" w:rsidR="00000000" w:rsidRPr="00000000">
        <w:rPr>
          <w:rtl w:val="0"/>
        </w:rPr>
      </w:r>
    </w:p>
    <w:p w:rsidR="00000000" w:rsidDel="00000000" w:rsidP="00000000" w:rsidRDefault="00000000" w:rsidRPr="00000000" w14:paraId="0000003C">
      <w:pPr>
        <w:numPr>
          <w:ilvl w:val="0"/>
          <w:numId w:val="20"/>
        </w:numPr>
        <w:rPr>
          <w:ins w:author="Prabesh Thapa" w:id="18" w:date="2025-08-10T04:07:29Z"/>
        </w:rPr>
      </w:pPr>
      <w:r w:rsidDel="00000000" w:rsidR="00000000" w:rsidRPr="00000000">
        <w:rPr>
          <w:rtl w:val="0"/>
        </w:rPr>
        <w:t xml:space="preserve">Which is the odd one out?</w:t>
        <w:br w:type="textWrapping"/>
        <w:t xml:space="preserve">a. Nitrogen b. Ammonia c. Manure d. Helium </w:t>
      </w:r>
      <w:ins w:author="Prabesh Thapa" w:id="18" w:date="2025-08-10T04:07:29Z">
        <w:commentRangeStart w:id="7"/>
        <w:r w:rsidDel="00000000" w:rsidR="00000000" w:rsidRPr="00000000">
          <w:rPr>
            <w:rtl w:val="0"/>
          </w:rPr>
        </w:r>
      </w:ins>
    </w:p>
    <w:p w:rsidR="00000000" w:rsidDel="00000000" w:rsidP="00000000" w:rsidRDefault="00000000" w:rsidRPr="00000000" w14:paraId="0000003D">
      <w:pPr>
        <w:ind w:firstLine="720"/>
        <w:rPr>
          <w:ins w:author="Prabesh Thapa" w:id="18" w:date="2025-08-10T04:07:29Z"/>
          <w:rPrChange w:author="Prabesh Thapa" w:id="19" w:date="2025-08-10T04:07:29Z">
            <w:rPr/>
          </w:rPrChange>
        </w:rPr>
      </w:pPr>
      <w:ins w:author="Prabesh Thapa" w:id="18" w:date="2025-08-10T04:07:29Z">
        <w:commentRangeStart w:id="7"/>
        <w:commentRangeEnd w:id="7"/>
        <w:r w:rsidDel="00000000" w:rsidR="00000000" w:rsidRPr="00000000">
          <w:commentReference w:id="7"/>
        </w:r>
        <w:r w:rsidDel="00000000" w:rsidR="00000000" w:rsidRPr="00000000">
          <w:rPr>
            <w:rtl w:val="0"/>
            <w:rPrChange w:author="Prabesh Thapa" w:id="19" w:date="2025-08-10T04:07:29Z">
              <w:rPr/>
            </w:rPrChange>
          </w:rPr>
          <w:t xml:space="preserve">Odd one out: </w:t>
        </w:r>
        <w:r w:rsidDel="00000000" w:rsidR="00000000" w:rsidRPr="00000000">
          <w:rPr>
            <w:b w:val="1"/>
            <w:bCs w:val="1"/>
            <w:rtl w:val="0"/>
            <w:rPrChange w:author="Prabesh Thapa" w:id="19" w:date="2025-08-10T04:07:29Z">
              <w:rPr/>
            </w:rPrChange>
          </w:rPr>
          <w:t xml:space="preserve">Helium</w:t>
        </w:r>
        <w:r w:rsidDel="00000000" w:rsidR="00000000" w:rsidRPr="00000000">
          <w:rPr>
            <w:rtl w:val="0"/>
            <w:rPrChange w:author="Prabesh Thapa" w:id="19" w:date="2025-08-10T04:07:29Z">
              <w:rPr/>
            </w:rPrChange>
          </w:rPr>
          <w:t xml:space="preserve"> (others relate to nitrogen: N₂, ammonia, manure contain nitrogen).</w:t>
        </w:r>
      </w:ins>
    </w:p>
    <w:p w:rsidR="00000000" w:rsidDel="00000000" w:rsidP="00000000" w:rsidRDefault="00000000" w:rsidRPr="00000000" w14:paraId="0000003E">
      <w:pPr>
        <w:spacing w:after="0" w:afterAutospacing="0"/>
        <w:ind w:firstLine="720"/>
        <w:pPrChange w:author="Prabesh Thapa" w:id="0" w:date="2025-08-10T04:07:29Z">
          <w:pPr>
            <w:numPr>
              <w:ilvl w:val="0"/>
              <w:numId w:val="20"/>
            </w:numPr>
          </w:pPr>
        </w:pPrChange>
      </w:pPr>
      <w:ins w:author="Prabesh Thapa" w:id="18" w:date="2025-08-10T04:07:29Z">
        <w:r w:rsidDel="00000000" w:rsidR="00000000" w:rsidRPr="00000000">
          <w:rPr>
            <w:b w:val="1"/>
            <w:bCs w:val="1"/>
            <w:rtl w:val="0"/>
            <w:rPrChange w:author="Prabesh Thapa" w:id="19" w:date="2025-08-10T04:07:29Z">
              <w:rPr/>
            </w:rPrChange>
          </w:rPr>
          <w:t xml:space="preserve">Answer: Helium.</w:t>
        </w:r>
      </w:ins>
      <w:r w:rsidDel="00000000" w:rsidR="00000000" w:rsidRPr="00000000">
        <w:rPr>
          <w:rtl w:val="0"/>
        </w:rPr>
      </w:r>
    </w:p>
    <w:p w:rsidR="00000000" w:rsidDel="00000000" w:rsidP="00000000" w:rsidRDefault="00000000" w:rsidRPr="00000000" w14:paraId="0000003F">
      <w:pPr>
        <w:numPr>
          <w:ilvl w:val="0"/>
          <w:numId w:val="20"/>
        </w:numPr>
      </w:pPr>
      <w:r w:rsidDel="00000000" w:rsidR="00000000" w:rsidRPr="00000000">
        <w:rPr>
          <w:rtl w:val="0"/>
        </w:rPr>
        <w:t xml:space="preserve">If SYSTEM is written as METSYS what will PYTHON coded to?</w:t>
      </w:r>
    </w:p>
    <w:p w:rsidR="00000000" w:rsidDel="00000000" w:rsidP="00000000" w:rsidRDefault="00000000" w:rsidRPr="00000000" w14:paraId="00000040">
      <w:pPr>
        <w:ind w:firstLine="720"/>
        <w:rPr/>
      </w:pPr>
      <w:commentRangeStart w:id="8"/>
      <w:r w:rsidDel="00000000" w:rsidR="00000000" w:rsidRPr="00000000">
        <w:rPr>
          <w:rtl w:val="0"/>
        </w:rPr>
        <w:t xml:space="preserve">SYSTEM → METSYS corresponds to reverse(last 3) + first 3. For PYTHON: last3 H O N → reversed N O H, first3 P Y T → result </w:t>
      </w:r>
      <w:r w:rsidDel="00000000" w:rsidR="00000000" w:rsidRPr="00000000">
        <w:rPr>
          <w:b w:val="1"/>
          <w:bCs w:val="1"/>
          <w:rtl w:val="0"/>
        </w:rPr>
        <w:t xml:space="preserve">NOHPYT</w:t>
      </w:r>
      <w:r w:rsidDel="00000000" w:rsidR="00000000" w:rsidRPr="00000000">
        <w:rPr>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b w:val="1"/>
          <w:bCs w:val="1"/>
          <w:rtl w:val="0"/>
        </w:rPr>
        <w:t xml:space="preserve">Answer: NOHPYT.</w:t>
      </w:r>
      <w:r w:rsidDel="00000000" w:rsidR="00000000" w:rsidRPr="00000000">
        <w:rPr>
          <w:rtl w:val="0"/>
        </w:rPr>
      </w:r>
    </w:p>
    <w:p w:rsidR="00000000" w:rsidDel="00000000" w:rsidP="00000000" w:rsidRDefault="00000000" w:rsidRPr="00000000" w14:paraId="00000042">
      <w:pPr>
        <w:numPr>
          <w:ilvl w:val="0"/>
          <w:numId w:val="20"/>
        </w:numPr>
        <w:rPr>
          <w:u w:val="none"/>
        </w:rPr>
      </w:pPr>
      <w:r w:rsidDel="00000000" w:rsidR="00000000" w:rsidRPr="00000000">
        <w:rPr>
          <w:rtl w:val="0"/>
        </w:rPr>
        <w:t xml:space="preserve"> Find the ratio of Rs.4.75 and 75 paisa</w:t>
      </w:r>
    </w:p>
    <w:p w:rsidR="00000000" w:rsidDel="00000000" w:rsidP="00000000" w:rsidRDefault="00000000" w:rsidRPr="00000000" w14:paraId="00000043">
      <w:pPr>
        <w:ind w:firstLine="720"/>
        <w:rPr/>
      </w:pPr>
      <w:r w:rsidDel="00000000" w:rsidR="00000000" w:rsidRPr="00000000">
        <w:rPr>
          <w:rtl w:val="0"/>
        </w:rPr>
        <w:t xml:space="preserve">Rs.4.75 = 475 paisa, 75 paisa = 75 paisa → ratio 475:75. Divide by 25 → 19:3.</w:t>
      </w:r>
    </w:p>
    <w:p w:rsidR="00000000" w:rsidDel="00000000" w:rsidP="00000000" w:rsidRDefault="00000000" w:rsidRPr="00000000" w14:paraId="00000044">
      <w:pPr>
        <w:ind w:firstLine="720"/>
        <w:rPr>
          <w:rFonts w:ascii="Arial" w:cs="Arial" w:eastAsia="Arial" w:hAnsi="Arial"/>
          <w:color w:val="1f1f1f"/>
          <w:sz w:val="21"/>
          <w:szCs w:val="21"/>
          <w:highlight w:val="white"/>
        </w:rPr>
      </w:pPr>
      <w:r w:rsidDel="00000000" w:rsidR="00000000" w:rsidRPr="00000000">
        <w:rPr>
          <w:b w:val="1"/>
          <w:bCs w:val="1"/>
          <w:rtl w:val="0"/>
        </w:rPr>
        <w:t xml:space="preserve">Answer: 19:3.</w:t>
      </w:r>
      <w:r w:rsidDel="00000000" w:rsidR="00000000" w:rsidRPr="00000000">
        <w:rPr>
          <w:rtl w:val="0"/>
        </w:rPr>
      </w:r>
    </w:p>
    <w:p w:rsidR="00000000" w:rsidDel="00000000" w:rsidP="00000000" w:rsidRDefault="00000000" w:rsidRPr="00000000" w14:paraId="00000045">
      <w:pPr>
        <w:pStyle w:val="Heading2"/>
        <w:ind w:left="0" w:firstLine="0"/>
        <w:rPr/>
      </w:pPr>
      <w:bookmarkStart w:colFirst="0" w:colLast="0" w:name="_iiplwxn4kbz0" w:id="7"/>
      <w:bookmarkEnd w:id="7"/>
      <w:r w:rsidDel="00000000" w:rsidR="00000000" w:rsidRPr="00000000">
        <w:rPr>
          <w:rtl w:val="0"/>
        </w:rPr>
        <w:t xml:space="preserve">Feb 2025 (Aptitude Test)</w:t>
      </w:r>
    </w:p>
    <w:p w:rsidR="00000000" w:rsidDel="00000000" w:rsidP="00000000" w:rsidRDefault="00000000" w:rsidRPr="00000000" w14:paraId="00000046">
      <w:pPr>
        <w:numPr>
          <w:ilvl w:val="0"/>
          <w:numId w:val="16"/>
        </w:numPr>
      </w:pPr>
      <w:r w:rsidDel="00000000" w:rsidR="00000000" w:rsidRPr="00000000">
        <w:rPr>
          <w:rtl w:val="0"/>
        </w:rPr>
        <w:t xml:space="preserve">If eager is coded as 51759 then how will cadet be coded</w:t>
      </w:r>
    </w:p>
    <w:p w:rsidR="00000000" w:rsidDel="00000000" w:rsidP="00000000" w:rsidRDefault="00000000" w:rsidRPr="00000000" w14:paraId="00000047">
      <w:pPr>
        <w:ind w:firstLine="720"/>
        <w:rPr/>
      </w:pPr>
      <w:r w:rsidDel="00000000" w:rsidR="00000000" w:rsidRPr="00000000">
        <w:rPr>
          <w:rtl w:val="0"/>
        </w:rPr>
        <w:t xml:space="preserve">cadet = 3 1 4 5 2 → </w:t>
      </w:r>
      <w:commentRangeStart w:id="9"/>
      <w:r w:rsidDel="00000000" w:rsidR="00000000" w:rsidRPr="00000000">
        <w:rPr>
          <w:rtl w:val="0"/>
        </w:rPr>
        <w:t xml:space="preserve">31452.</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8">
      <w:pPr>
        <w:numPr>
          <w:ilvl w:val="0"/>
          <w:numId w:val="16"/>
        </w:numPr>
        <w:rPr>
          <w:ins w:author="Rushab Risal" w:id="20" w:date="2025-08-11T13:39:43Z"/>
        </w:rPr>
      </w:pPr>
      <w:r w:rsidDel="00000000" w:rsidR="00000000" w:rsidRPr="00000000">
        <w:rPr>
          <w:rtl w:val="0"/>
        </w:rPr>
        <w:t xml:space="preserve">50 people consume 350 kg rice in 30 days. In how many days will 35 people consume 50 kg of rice?</w:t>
      </w:r>
      <w:ins w:author="Rushab Risal" w:id="20" w:date="2025-08-11T13:39:43Z">
        <w:r w:rsidDel="00000000" w:rsidR="00000000" w:rsidRPr="00000000">
          <w:rPr>
            <w:rtl w:val="0"/>
          </w:rPr>
        </w:r>
      </w:ins>
    </w:p>
    <w:p w:rsidR="00000000" w:rsidDel="00000000" w:rsidP="00000000" w:rsidRDefault="00000000" w:rsidRPr="00000000" w14:paraId="00000049">
      <w:pPr>
        <w:ind w:left="0" w:firstLine="0"/>
        <w:rPr>
          <w:ins w:author="Rushab Risal" w:id="20" w:date="2025-08-11T13:39:43Z"/>
        </w:rPr>
      </w:pPr>
      <w:ins w:author="Rushab Risal" w:id="20" w:date="2025-08-11T13:39:43Z">
        <w:r w:rsidDel="00000000" w:rsidR="00000000" w:rsidRPr="00000000">
          <w:rPr>
            <w:rtl w:val="0"/>
          </w:rPr>
          <w:tab/>
          <w:t xml:space="preserve">50p * 30d = 350kg (consume) =&gt; 1p * 1d = 350/(50 * 30) = 7/30</w:t>
        </w:r>
      </w:ins>
    </w:p>
    <w:p w:rsidR="00000000" w:rsidDel="00000000" w:rsidP="00000000" w:rsidRDefault="00000000" w:rsidRPr="00000000" w14:paraId="0000004A">
      <w:pPr>
        <w:ind w:left="0" w:firstLine="0"/>
        <w:rPr>
          <w:ins w:author="Rushab Risal" w:id="20" w:date="2025-08-11T13:39:43Z"/>
        </w:rPr>
      </w:pPr>
      <w:ins w:author="Rushab Risal" w:id="20" w:date="2025-08-11T13:39:43Z">
        <w:r w:rsidDel="00000000" w:rsidR="00000000" w:rsidRPr="00000000">
          <w:rPr>
            <w:rtl w:val="0"/>
          </w:rPr>
          <w:tab/>
          <w:t xml:space="preserve">To the question, for 35p and 50kg of rice,</w:t>
        </w:r>
      </w:ins>
    </w:p>
    <w:p w:rsidR="00000000" w:rsidDel="00000000" w:rsidP="00000000" w:rsidRDefault="00000000" w:rsidRPr="00000000" w14:paraId="0000004B">
      <w:pPr>
        <w:ind w:left="0" w:firstLine="0"/>
        <w:rPr>
          <w:ins w:author="Rushab Risal" w:id="20" w:date="2025-08-11T13:39:43Z"/>
        </w:rPr>
      </w:pPr>
      <w:ins w:author="Rushab Risal" w:id="20" w:date="2025-08-11T13:39:43Z">
        <w:r w:rsidDel="00000000" w:rsidR="00000000" w:rsidRPr="00000000">
          <w:rPr>
            <w:rtl w:val="0"/>
          </w:rPr>
          <w:tab/>
          <w:tab/>
          <w:t xml:space="preserve">35p * (x)d = 50kg/ (7/30) ~ 214, where x is the number of days taken by 35 people to consume 50kg of rice.</w:t>
        </w:r>
      </w:ins>
    </w:p>
    <w:p w:rsidR="00000000" w:rsidDel="00000000" w:rsidP="00000000" w:rsidRDefault="00000000" w:rsidRPr="00000000" w14:paraId="0000004C">
      <w:pPr>
        <w:ind w:left="0" w:firstLine="0"/>
        <w:rPr>
          <w:ins w:author="Rushab Risal" w:id="20" w:date="2025-08-11T13:39:43Z"/>
        </w:rPr>
      </w:pPr>
      <w:ins w:author="Rushab Risal" w:id="20" w:date="2025-08-11T13:39:43Z">
        <w:r w:rsidDel="00000000" w:rsidR="00000000" w:rsidRPr="00000000">
          <w:rPr>
            <w:rtl w:val="0"/>
          </w:rPr>
          <w:tab/>
          <w:t xml:space="preserve">Calculation: x = 214.28/35 ~ 6.</w:t>
        </w:r>
      </w:ins>
    </w:p>
    <w:p w:rsidR="00000000" w:rsidDel="00000000" w:rsidP="00000000" w:rsidRDefault="00000000" w:rsidRPr="00000000" w14:paraId="0000004D">
      <w:pPr>
        <w:spacing w:after="0" w:afterAutospacing="0"/>
        <w:ind w:left="0" w:firstLine="0"/>
        <w:pPrChange w:author="Rushab Risal" w:id="0" w:date="2025-08-11T13:39:43Z">
          <w:pPr>
            <w:numPr>
              <w:ilvl w:val="0"/>
              <w:numId w:val="16"/>
            </w:numPr>
          </w:pPr>
        </w:pPrChange>
      </w:pPr>
      <w:ins w:author="Rushab Risal" w:id="20" w:date="2025-08-11T13:39:43Z">
        <w:r w:rsidDel="00000000" w:rsidR="00000000" w:rsidRPr="00000000">
          <w:rPr>
            <w:rtl w:val="0"/>
          </w:rPr>
          <w:tab/>
          <w:t xml:space="preserve">Therefore, </w:t>
        </w:r>
        <w:r w:rsidDel="00000000" w:rsidR="00000000" w:rsidRPr="00000000">
          <w:rPr>
            <w:rtl w:val="0"/>
            <w:rPrChange w:author="Rushab Risal" w:id="21" w:date="2025-08-11T13:39:43Z">
              <w:rPr/>
            </w:rPrChange>
          </w:rPr>
          <w:t xml:space="preserve">the answer</w:t>
        </w:r>
        <w:r w:rsidDel="00000000" w:rsidR="00000000" w:rsidRPr="00000000">
          <w:rPr>
            <w:rtl w:val="0"/>
          </w:rPr>
          <w:t xml:space="preserve"> is 6days.</w:t>
        </w:r>
      </w:ins>
      <w:r w:rsidDel="00000000" w:rsidR="00000000" w:rsidRPr="00000000">
        <w:rPr>
          <w:rtl w:val="0"/>
        </w:rPr>
      </w:r>
    </w:p>
    <w:p w:rsidR="00000000" w:rsidDel="00000000" w:rsidP="00000000" w:rsidRDefault="00000000" w:rsidRPr="00000000" w14:paraId="0000004E">
      <w:pPr>
        <w:numPr>
          <w:ilvl w:val="0"/>
          <w:numId w:val="16"/>
        </w:numPr>
      </w:pPr>
      <w:r w:rsidDel="00000000" w:rsidR="00000000" w:rsidRPr="00000000">
        <w:rPr>
          <w:rtl w:val="0"/>
        </w:rPr>
        <w:t xml:space="preserve">If 3 men or 4 women can plough a field in 43 days, how long will 7 men and 5 women take to plough it</w:t>
      </w:r>
    </w:p>
    <w:p w:rsidR="00000000" w:rsidDel="00000000" w:rsidP="00000000" w:rsidRDefault="00000000" w:rsidRPr="00000000" w14:paraId="0000004F">
      <w:pPr>
        <w:ind w:firstLine="720"/>
        <w:rPr/>
      </w:pPr>
      <w:r w:rsidDel="00000000" w:rsidR="00000000" w:rsidRPr="00000000">
        <w:rPr>
          <w:rtl w:val="0"/>
        </w:rPr>
        <w:t xml:space="preserve">finding the individual rate of men and women:</w:t>
        <w:br w:type="textWrapping"/>
        <w:t xml:space="preserve">3men = 1/43 days, because the relationship is inverse in nature.</w:t>
        <w:br w:type="textWrapping"/>
        <w:t xml:space="preserve">So, 1men = 1/129 days.</w:t>
        <w:br w:type="textWrapping"/>
        <w:t xml:space="preserve">Similarly, 1women = 1/172days</w:t>
        <w:br w:type="textWrapping"/>
        <w:t xml:space="preserve">To the question,</w:t>
        <w:br w:type="textWrapping"/>
        <w:t xml:space="preserve">7men + 5women = 7 * 1/129 + 5 * 1/172 days = 1/12 =&gt; 12 days (just reciprocal as it is an inverse utility method).</w:t>
        <w:br w:type="textWrapping"/>
        <w:t xml:space="preserve">Therefore, the answer is 12</w:t>
      </w:r>
    </w:p>
    <w:p w:rsidR="00000000" w:rsidDel="00000000" w:rsidP="00000000" w:rsidRDefault="00000000" w:rsidRPr="00000000" w14:paraId="00000050">
      <w:pPr>
        <w:numPr>
          <w:ilvl w:val="0"/>
          <w:numId w:val="16"/>
        </w:numPr>
        <w:spacing w:after="0" w:afterAutospacing="0"/>
      </w:pPr>
      <w:r w:rsidDel="00000000" w:rsidR="00000000" w:rsidRPr="00000000">
        <w:rPr>
          <w:rtl w:val="0"/>
        </w:rPr>
        <w:t xml:space="preserve">Two numbers are respectively 20% and 50% more than a third number. The ratio of the two numbers is:</w:t>
        <w:br w:type="textWrapping"/>
        <w:t xml:space="preserve">Answer is : 4:5</w:t>
      </w:r>
    </w:p>
    <w:p w:rsidR="00000000" w:rsidDel="00000000" w:rsidP="00000000" w:rsidRDefault="00000000" w:rsidRPr="00000000" w14:paraId="00000051">
      <w:pPr>
        <w:numPr>
          <w:ilvl w:val="0"/>
          <w:numId w:val="16"/>
        </w:numPr>
        <w:spacing w:after="0" w:afterAutospacing="0"/>
      </w:pPr>
      <w:r w:rsidDel="00000000" w:rsidR="00000000" w:rsidRPr="00000000">
        <w:rPr>
          <w:rtl w:val="0"/>
        </w:rPr>
        <w:t xml:space="preserve">Which is the odd one out?</w:t>
      </w:r>
    </w:p>
    <w:p w:rsidR="00000000" w:rsidDel="00000000" w:rsidP="00000000" w:rsidRDefault="00000000" w:rsidRPr="00000000" w14:paraId="00000052">
      <w:pPr>
        <w:numPr>
          <w:ilvl w:val="1"/>
          <w:numId w:val="16"/>
        </w:numPr>
        <w:spacing w:after="0" w:afterAutospacing="0"/>
        <w:ind w:left="1440" w:hanging="360"/>
      </w:pPr>
      <w:r w:rsidDel="00000000" w:rsidR="00000000" w:rsidRPr="00000000">
        <w:rPr>
          <w:rtl w:val="0"/>
        </w:rPr>
        <w:t xml:space="preserve">Congregation</w:t>
      </w:r>
    </w:p>
    <w:p w:rsidR="00000000" w:rsidDel="00000000" w:rsidP="00000000" w:rsidRDefault="00000000" w:rsidRPr="00000000" w14:paraId="00000053">
      <w:pPr>
        <w:numPr>
          <w:ilvl w:val="1"/>
          <w:numId w:val="16"/>
        </w:numPr>
        <w:spacing w:after="0" w:afterAutospacing="0"/>
        <w:ind w:left="1440" w:hanging="360"/>
      </w:pPr>
      <w:r w:rsidDel="00000000" w:rsidR="00000000" w:rsidRPr="00000000">
        <w:rPr>
          <w:rtl w:val="0"/>
        </w:rPr>
        <w:t xml:space="preserve">Dispersion</w:t>
      </w:r>
    </w:p>
    <w:p w:rsidR="00000000" w:rsidDel="00000000" w:rsidP="00000000" w:rsidRDefault="00000000" w:rsidRPr="00000000" w14:paraId="00000054">
      <w:pPr>
        <w:numPr>
          <w:ilvl w:val="1"/>
          <w:numId w:val="16"/>
        </w:numPr>
        <w:spacing w:after="0" w:afterAutospacing="0"/>
        <w:ind w:left="1440" w:hanging="360"/>
      </w:pPr>
      <w:r w:rsidDel="00000000" w:rsidR="00000000" w:rsidRPr="00000000">
        <w:rPr>
          <w:rtl w:val="0"/>
        </w:rPr>
        <w:t xml:space="preserve">Compilation</w:t>
      </w:r>
    </w:p>
    <w:p w:rsidR="00000000" w:rsidDel="00000000" w:rsidP="00000000" w:rsidRDefault="00000000" w:rsidRPr="00000000" w14:paraId="00000055">
      <w:pPr>
        <w:numPr>
          <w:ilvl w:val="1"/>
          <w:numId w:val="16"/>
        </w:numPr>
        <w:spacing w:after="0" w:afterAutospacing="0"/>
        <w:ind w:left="1440" w:hanging="360"/>
      </w:pPr>
      <w:r w:rsidDel="00000000" w:rsidR="00000000" w:rsidRPr="00000000">
        <w:rPr>
          <w:rtl w:val="0"/>
        </w:rPr>
        <w:t xml:space="preserve">Convocation</w:t>
      </w:r>
    </w:p>
    <w:p w:rsidR="00000000" w:rsidDel="00000000" w:rsidP="00000000" w:rsidRDefault="00000000" w:rsidRPr="00000000" w14:paraId="00000056">
      <w:pPr>
        <w:numPr>
          <w:ilvl w:val="0"/>
          <w:numId w:val="16"/>
        </w:numPr>
        <w:spacing w:after="0" w:afterAutospacing="0"/>
      </w:pPr>
      <w:r w:rsidDel="00000000" w:rsidR="00000000" w:rsidRPr="00000000">
        <w:rPr>
          <w:rtl w:val="0"/>
        </w:rPr>
        <w:t xml:space="preserve">If a=2, c=4, then particle =?</w:t>
      </w:r>
    </w:p>
    <w:p w:rsidR="00000000" w:rsidDel="00000000" w:rsidP="00000000" w:rsidRDefault="00000000" w:rsidRPr="00000000" w14:paraId="00000057">
      <w:pPr>
        <w:numPr>
          <w:ilvl w:val="0"/>
          <w:numId w:val="16"/>
        </w:numPr>
        <w:spacing w:after="0" w:afterAutospacing="0"/>
      </w:pPr>
      <w:r w:rsidDel="00000000" w:rsidR="00000000" w:rsidRPr="00000000">
        <w:rPr>
          <w:rtl w:val="0"/>
        </w:rPr>
        <w:t xml:space="preserve"> If a shepherd had 17 sheep. All but nine died. How many sheep remain alive?</w:t>
      </w:r>
    </w:p>
    <w:p w:rsidR="00000000" w:rsidDel="00000000" w:rsidP="00000000" w:rsidRDefault="00000000" w:rsidRPr="00000000" w14:paraId="00000058">
      <w:pPr>
        <w:numPr>
          <w:ilvl w:val="1"/>
          <w:numId w:val="16"/>
        </w:numPr>
        <w:spacing w:after="0" w:afterAutospacing="0"/>
        <w:ind w:left="1440" w:hanging="360"/>
      </w:pPr>
      <w:r w:rsidDel="00000000" w:rsidR="00000000" w:rsidRPr="00000000">
        <w:rPr>
          <w:rtl w:val="0"/>
        </w:rPr>
        <w:t xml:space="preserve">Nil</w:t>
      </w:r>
    </w:p>
    <w:p w:rsidR="00000000" w:rsidDel="00000000" w:rsidP="00000000" w:rsidRDefault="00000000" w:rsidRPr="00000000" w14:paraId="00000059">
      <w:pPr>
        <w:numPr>
          <w:ilvl w:val="1"/>
          <w:numId w:val="16"/>
        </w:numPr>
        <w:spacing w:after="0" w:afterAutospacing="0"/>
        <w:ind w:left="1440" w:hanging="360"/>
      </w:pPr>
      <w:r w:rsidDel="00000000" w:rsidR="00000000" w:rsidRPr="00000000">
        <w:rPr>
          <w:rtl w:val="0"/>
        </w:rPr>
        <w:t xml:space="preserve">8</w:t>
      </w:r>
    </w:p>
    <w:p w:rsidR="00000000" w:rsidDel="00000000" w:rsidP="00000000" w:rsidRDefault="00000000" w:rsidRPr="00000000" w14:paraId="0000005A">
      <w:pPr>
        <w:numPr>
          <w:ilvl w:val="1"/>
          <w:numId w:val="16"/>
        </w:numPr>
        <w:spacing w:after="0" w:afterAutospacing="0"/>
        <w:ind w:left="1440" w:hanging="360"/>
      </w:pPr>
      <w:commentRangeStart w:id="10"/>
      <w:r w:rsidDel="00000000" w:rsidR="00000000" w:rsidRPr="00000000">
        <w:rPr>
          <w:rtl w:val="0"/>
        </w:rPr>
        <w:t xml:space="preserve">9</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B">
      <w:pPr>
        <w:numPr>
          <w:ilvl w:val="1"/>
          <w:numId w:val="16"/>
        </w:numPr>
        <w:spacing w:after="0" w:afterAutospacing="0"/>
        <w:ind w:left="1440" w:hanging="360"/>
      </w:pPr>
      <w:r w:rsidDel="00000000" w:rsidR="00000000" w:rsidRPr="00000000">
        <w:rPr>
          <w:rtl w:val="0"/>
        </w:rPr>
        <w:t xml:space="preserve">17</w:t>
      </w:r>
    </w:p>
    <w:p w:rsidR="00000000" w:rsidDel="00000000" w:rsidP="00000000" w:rsidRDefault="00000000" w:rsidRPr="00000000" w14:paraId="0000005C">
      <w:pPr>
        <w:numPr>
          <w:ilvl w:val="0"/>
          <w:numId w:val="16"/>
        </w:numPr>
        <w:spacing w:after="0" w:afterAutospacing="0"/>
      </w:pPr>
      <w:r w:rsidDel="00000000" w:rsidR="00000000" w:rsidRPr="00000000">
        <w:rPr>
          <w:rtl w:val="0"/>
        </w:rPr>
        <w:t xml:space="preserve">A sum of money is invested at a simple interest rate. If the principal amount is $2,000 and the interest earned after 5 years is $1,000, how long will it take for the same amount of money to earn $1,500 in interest if the rate of interest remains the same?</w:t>
      </w:r>
    </w:p>
    <w:p w:rsidR="00000000" w:rsidDel="00000000" w:rsidP="00000000" w:rsidRDefault="00000000" w:rsidRPr="00000000" w14:paraId="0000005D">
      <w:pPr>
        <w:numPr>
          <w:ilvl w:val="1"/>
          <w:numId w:val="16"/>
        </w:numPr>
        <w:spacing w:after="0" w:afterAutospacing="0"/>
        <w:ind w:left="1440" w:hanging="360"/>
      </w:pPr>
      <w:r w:rsidDel="00000000" w:rsidR="00000000" w:rsidRPr="00000000">
        <w:rPr>
          <w:rtl w:val="0"/>
        </w:rPr>
        <w:t xml:space="preserve">6 years</w:t>
      </w:r>
    </w:p>
    <w:p w:rsidR="00000000" w:rsidDel="00000000" w:rsidP="00000000" w:rsidRDefault="00000000" w:rsidRPr="00000000" w14:paraId="0000005E">
      <w:pPr>
        <w:numPr>
          <w:ilvl w:val="1"/>
          <w:numId w:val="16"/>
        </w:numPr>
        <w:spacing w:after="0" w:afterAutospacing="0"/>
        <w:ind w:left="1440" w:hanging="360"/>
      </w:pPr>
      <w:r w:rsidDel="00000000" w:rsidR="00000000" w:rsidRPr="00000000">
        <w:rPr>
          <w:rtl w:val="0"/>
        </w:rPr>
        <w:t xml:space="preserve">7.5 years</w:t>
      </w:r>
    </w:p>
    <w:p w:rsidR="00000000" w:rsidDel="00000000" w:rsidP="00000000" w:rsidRDefault="00000000" w:rsidRPr="00000000" w14:paraId="0000005F">
      <w:pPr>
        <w:numPr>
          <w:ilvl w:val="1"/>
          <w:numId w:val="16"/>
        </w:numPr>
        <w:spacing w:after="0" w:afterAutospacing="0"/>
        <w:ind w:left="1440" w:hanging="360"/>
      </w:pPr>
      <w:r w:rsidDel="00000000" w:rsidR="00000000" w:rsidRPr="00000000">
        <w:rPr>
          <w:rtl w:val="0"/>
        </w:rPr>
        <w:t xml:space="preserve">10 years</w:t>
      </w:r>
    </w:p>
    <w:p w:rsidR="00000000" w:rsidDel="00000000" w:rsidP="00000000" w:rsidRDefault="00000000" w:rsidRPr="00000000" w14:paraId="00000060">
      <w:pPr>
        <w:numPr>
          <w:ilvl w:val="1"/>
          <w:numId w:val="16"/>
        </w:numPr>
        <w:spacing w:after="0" w:afterAutospacing="0"/>
        <w:ind w:left="1440" w:hanging="360"/>
      </w:pPr>
      <w:r w:rsidDel="00000000" w:rsidR="00000000" w:rsidRPr="00000000">
        <w:rPr>
          <w:rtl w:val="0"/>
        </w:rPr>
        <w:t xml:space="preserve">11.5 years</w:t>
      </w:r>
    </w:p>
    <w:p w:rsidR="00000000" w:rsidDel="00000000" w:rsidP="00000000" w:rsidRDefault="00000000" w:rsidRPr="00000000" w14:paraId="00000061">
      <w:pPr>
        <w:numPr>
          <w:ilvl w:val="0"/>
          <w:numId w:val="16"/>
        </w:numPr>
        <w:spacing w:after="0" w:afterAutospacing="0"/>
      </w:pPr>
      <w:r w:rsidDel="00000000" w:rsidR="00000000" w:rsidRPr="00000000">
        <w:rPr>
          <w:rtl w:val="0"/>
        </w:rPr>
        <w:t xml:space="preserve">Find the odd number / letters / word from the given alternative.</w:t>
      </w:r>
    </w:p>
    <w:p w:rsidR="00000000" w:rsidDel="00000000" w:rsidP="00000000" w:rsidRDefault="00000000" w:rsidRPr="00000000" w14:paraId="00000062">
      <w:pPr>
        <w:numPr>
          <w:ilvl w:val="1"/>
          <w:numId w:val="16"/>
        </w:numPr>
        <w:spacing w:after="0" w:afterAutospacing="0"/>
        <w:ind w:left="1440" w:hanging="360"/>
      </w:pPr>
      <w:r w:rsidDel="00000000" w:rsidR="00000000" w:rsidRPr="00000000">
        <w:rPr>
          <w:rtl w:val="0"/>
        </w:rPr>
        <w:t xml:space="preserve">Chicken </w:t>
      </w:r>
    </w:p>
    <w:p w:rsidR="00000000" w:rsidDel="00000000" w:rsidP="00000000" w:rsidRDefault="00000000" w:rsidRPr="00000000" w14:paraId="00000063">
      <w:pPr>
        <w:numPr>
          <w:ilvl w:val="1"/>
          <w:numId w:val="16"/>
        </w:numPr>
        <w:spacing w:after="0" w:afterAutospacing="0"/>
        <w:ind w:left="1440" w:hanging="360"/>
      </w:pPr>
      <w:r w:rsidDel="00000000" w:rsidR="00000000" w:rsidRPr="00000000">
        <w:rPr>
          <w:rtl w:val="0"/>
        </w:rPr>
        <w:t xml:space="preserve">Snake</w:t>
      </w:r>
    </w:p>
    <w:p w:rsidR="00000000" w:rsidDel="00000000" w:rsidP="00000000" w:rsidRDefault="00000000" w:rsidRPr="00000000" w14:paraId="00000064">
      <w:pPr>
        <w:numPr>
          <w:ilvl w:val="1"/>
          <w:numId w:val="16"/>
        </w:numPr>
        <w:spacing w:after="0" w:afterAutospacing="0"/>
        <w:ind w:left="1440" w:hanging="360"/>
      </w:pPr>
      <w:commentRangeStart w:id="11"/>
      <w:r w:rsidDel="00000000" w:rsidR="00000000" w:rsidRPr="00000000">
        <w:rPr>
          <w:rtl w:val="0"/>
        </w:rPr>
        <w:t xml:space="preserve">Sawn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65">
      <w:pPr>
        <w:numPr>
          <w:ilvl w:val="1"/>
          <w:numId w:val="16"/>
        </w:numPr>
        <w:spacing w:after="0" w:afterAutospacing="0"/>
        <w:ind w:left="1440" w:hanging="360"/>
      </w:pPr>
      <w:r w:rsidDel="00000000" w:rsidR="00000000" w:rsidRPr="00000000">
        <w:rPr>
          <w:rtl w:val="0"/>
        </w:rPr>
        <w:t xml:space="preserve">crocodile</w:t>
      </w:r>
    </w:p>
    <w:p w:rsidR="00000000" w:rsidDel="00000000" w:rsidP="00000000" w:rsidRDefault="00000000" w:rsidRPr="00000000" w14:paraId="00000066">
      <w:pPr>
        <w:numPr>
          <w:ilvl w:val="0"/>
          <w:numId w:val="16"/>
        </w:numPr>
        <w:spacing w:after="0" w:afterAutospacing="0"/>
      </w:pPr>
      <w:r w:rsidDel="00000000" w:rsidR="00000000" w:rsidRPr="00000000">
        <w:rPr>
          <w:rtl w:val="0"/>
        </w:rPr>
        <w:t xml:space="preserve">What will come at the place </w:t>
      </w:r>
      <w:r w:rsidDel="00000000" w:rsidR="00000000" w:rsidRPr="00000000">
        <w:rPr>
          <w:rtl w:val="0"/>
        </w:rPr>
        <w:t xml:space="preserve">of question</w:t>
      </w:r>
      <w:r w:rsidDel="00000000" w:rsidR="00000000" w:rsidRPr="00000000">
        <w:rPr>
          <w:rtl w:val="0"/>
        </w:rPr>
        <w:t xml:space="preserve"> mark? 5,6,9,15,</w:t>
      </w:r>
      <w:commentRangeStart w:id="12"/>
      <w:r w:rsidDel="00000000" w:rsidR="00000000" w:rsidRPr="00000000">
        <w:rPr>
          <w:rtl w:val="0"/>
        </w:rPr>
        <w:t xml:space="preserve">? </w:t>
      </w:r>
      <w:commentRangeEnd w:id="12"/>
      <w:r w:rsidDel="00000000" w:rsidR="00000000" w:rsidRPr="00000000">
        <w:commentReference w:id="12"/>
      </w:r>
      <w:r w:rsidDel="00000000" w:rsidR="00000000" w:rsidRPr="00000000">
        <w:rPr>
          <w:rtl w:val="0"/>
        </w:rPr>
        <w:t xml:space="preserve">,40.</w:t>
      </w:r>
    </w:p>
    <w:p w:rsidR="00000000" w:rsidDel="00000000" w:rsidP="00000000" w:rsidRDefault="00000000" w:rsidRPr="00000000" w14:paraId="00000067">
      <w:pPr>
        <w:numPr>
          <w:ilvl w:val="0"/>
          <w:numId w:val="16"/>
        </w:numPr>
        <w:spacing w:after="0" w:afterAutospacing="0"/>
      </w:pPr>
      <w:r w:rsidDel="00000000" w:rsidR="00000000" w:rsidRPr="00000000">
        <w:rPr>
          <w:rtl w:val="0"/>
        </w:rPr>
        <w:t xml:space="preserve">Sita drives a car in the East direction. She moves 6 km in the same direction and then takes a right turn and moves 15 km. From there she again takes a right turn and moves 10 km. She again turns right and moves for 18 km to reach her destination. Find how far is she now from the starting point?</w:t>
      </w:r>
    </w:p>
    <w:p w:rsidR="00000000" w:rsidDel="00000000" w:rsidP="00000000" w:rsidRDefault="00000000" w:rsidRPr="00000000" w14:paraId="00000068">
      <w:pPr>
        <w:numPr>
          <w:ilvl w:val="1"/>
          <w:numId w:val="16"/>
        </w:numPr>
        <w:spacing w:after="0" w:afterAutospacing="0"/>
        <w:ind w:left="1440" w:hanging="360"/>
      </w:pPr>
      <w:r w:rsidDel="00000000" w:rsidR="00000000" w:rsidRPr="00000000">
        <w:rPr>
          <w:rtl w:val="0"/>
        </w:rPr>
        <w:t xml:space="preserve">7 km</w:t>
      </w:r>
    </w:p>
    <w:p w:rsidR="00000000" w:rsidDel="00000000" w:rsidP="00000000" w:rsidRDefault="00000000" w:rsidRPr="00000000" w14:paraId="00000069">
      <w:pPr>
        <w:numPr>
          <w:ilvl w:val="1"/>
          <w:numId w:val="16"/>
        </w:numPr>
        <w:spacing w:after="0" w:afterAutospacing="0"/>
        <w:ind w:left="1440" w:hanging="360"/>
      </w:pPr>
      <w:r w:rsidDel="00000000" w:rsidR="00000000" w:rsidRPr="00000000">
        <w:rPr>
          <w:rtl w:val="0"/>
        </w:rPr>
        <w:t xml:space="preserve">6 km</w:t>
      </w:r>
    </w:p>
    <w:p w:rsidR="00000000" w:rsidDel="00000000" w:rsidP="00000000" w:rsidRDefault="00000000" w:rsidRPr="00000000" w14:paraId="0000006A">
      <w:pPr>
        <w:numPr>
          <w:ilvl w:val="1"/>
          <w:numId w:val="16"/>
        </w:numPr>
        <w:spacing w:after="0" w:afterAutospacing="0"/>
        <w:ind w:left="1440" w:hanging="360"/>
      </w:pPr>
      <w:r w:rsidDel="00000000" w:rsidR="00000000" w:rsidRPr="00000000">
        <w:rPr>
          <w:rtl w:val="0"/>
        </w:rPr>
        <w:t xml:space="preserve">5 km</w:t>
      </w:r>
    </w:p>
    <w:p w:rsidR="00000000" w:rsidDel="00000000" w:rsidP="00000000" w:rsidRDefault="00000000" w:rsidRPr="00000000" w14:paraId="0000006B">
      <w:pPr>
        <w:numPr>
          <w:ilvl w:val="1"/>
          <w:numId w:val="16"/>
        </w:numPr>
        <w:ind w:left="1440" w:hanging="360"/>
        <w:rPr>
          <w:ins w:author="Anonymous" w:id="22" w:date="2025-08-12T02:38:56Z"/>
        </w:rPr>
      </w:pPr>
      <w:r w:rsidDel="00000000" w:rsidR="00000000" w:rsidRPr="00000000">
        <w:rPr>
          <w:rtl w:val="0"/>
        </w:rPr>
        <w:t xml:space="preserve">4 km</w:t>
      </w:r>
      <w:ins w:author="Anonymous" w:id="22" w:date="2025-08-12T02:38:56Z">
        <w:r w:rsidDel="00000000" w:rsidR="00000000" w:rsidRPr="00000000">
          <w:rPr>
            <w:rtl w:val="0"/>
          </w:rPr>
        </w:r>
      </w:ins>
    </w:p>
    <w:p w:rsidR="00000000" w:rsidDel="00000000" w:rsidP="00000000" w:rsidRDefault="00000000" w:rsidRPr="00000000" w14:paraId="0000006C">
      <w:pPr>
        <w:ind w:left="1440" w:firstLine="0"/>
        <w:rPr>
          <w:ins w:author="Anonymous" w:id="22" w:date="2025-08-12T02:38:56Z"/>
        </w:rPr>
      </w:pPr>
      <w:ins w:author="Anonymous" w:id="22" w:date="2025-08-12T02:38:56Z">
        <w:r w:rsidDel="00000000" w:rsidR="00000000" w:rsidRPr="00000000">
          <w:rPr>
            <w:rtl w:val="0"/>
          </w:rPr>
          <w:t xml:space="preserve">Ans: 5km</w:t>
        </w:r>
      </w:ins>
    </w:p>
    <w:p w:rsidR="00000000" w:rsidDel="00000000" w:rsidP="00000000" w:rsidRDefault="00000000" w:rsidRPr="00000000" w14:paraId="0000006D">
      <w:pPr>
        <w:ind w:left="1440" w:firstLine="0"/>
        <w:rPr>
          <w:ins w:author="Anonymous" w:id="22" w:date="2025-08-12T02:38:56Z"/>
        </w:rPr>
      </w:pPr>
      <w:ins w:author="Anonymous" w:id="22" w:date="2025-08-12T02:38:56Z">
        <w:r w:rsidDel="00000000" w:rsidR="00000000" w:rsidRPr="00000000">
          <w:rPr>
            <w:rtl w:val="0"/>
          </w:rPr>
          <w:t xml:space="preserve">Horizontal distance: 10km - 6km = 4km</w:t>
        </w:r>
      </w:ins>
    </w:p>
    <w:p w:rsidR="00000000" w:rsidDel="00000000" w:rsidP="00000000" w:rsidRDefault="00000000" w:rsidRPr="00000000" w14:paraId="0000006E">
      <w:pPr>
        <w:ind w:left="1440" w:firstLine="0"/>
        <w:rPr>
          <w:ins w:author="Anonymous" w:id="22" w:date="2025-08-12T02:38:56Z"/>
        </w:rPr>
      </w:pPr>
      <w:ins w:author="Anonymous" w:id="22" w:date="2025-08-12T02:38:56Z">
        <w:r w:rsidDel="00000000" w:rsidR="00000000" w:rsidRPr="00000000">
          <w:rPr>
            <w:rtl w:val="0"/>
          </w:rPr>
          <w:t xml:space="preserve">Vertical distance: 18km - 15km = 3km</w:t>
        </w:r>
      </w:ins>
    </w:p>
    <w:p w:rsidR="00000000" w:rsidDel="00000000" w:rsidP="00000000" w:rsidRDefault="00000000" w:rsidRPr="00000000" w14:paraId="0000006F">
      <w:pPr>
        <w:spacing w:after="0" w:afterAutospacing="0"/>
        <w:ind w:left="1440" w:firstLine="0"/>
        <w:pPrChange w:author="Anonymous" w:id="0" w:date="2025-08-12T02:38:56Z">
          <w:pPr>
            <w:numPr>
              <w:ilvl w:val="1"/>
              <w:numId w:val="16"/>
            </w:numPr>
            <w:ind w:left="1440" w:hanging="360"/>
          </w:pPr>
        </w:pPrChange>
      </w:pPr>
      <w:ins w:author="Anonymous" w:id="22" w:date="2025-08-12T02:38:56Z">
        <w:r w:rsidDel="00000000" w:rsidR="00000000" w:rsidRPr="00000000">
          <w:rPr>
            <w:rtl w:val="0"/>
          </w:rPr>
          <w:t xml:space="preserve">Displacement: sqrt(4^2+3^2) = 5km [P</w:t>
        </w:r>
        <w:r w:rsidDel="00000000" w:rsidR="00000000" w:rsidRPr="00000000">
          <w:rPr>
            <w:rtl w:val="0"/>
            <w:rPrChange w:author="Anonymous" w:id="23" w:date="2025-08-12T02:38:56Z">
              <w:rPr/>
            </w:rPrChange>
          </w:rPr>
          <w:t xml:space="preserve">ythagorean Theorem</w:t>
        </w:r>
        <w:r w:rsidDel="00000000" w:rsidR="00000000" w:rsidRPr="00000000">
          <w:rPr>
            <w:rtl w:val="0"/>
          </w:rPr>
          <w:t xml:space="preserve">]</w:t>
        </w:r>
      </w:ins>
      <w:r w:rsidDel="00000000" w:rsidR="00000000" w:rsidRPr="00000000">
        <w:rPr>
          <w:rtl w:val="0"/>
        </w:rPr>
      </w:r>
    </w:p>
    <w:p w:rsidR="00000000" w:rsidDel="00000000" w:rsidP="00000000" w:rsidRDefault="00000000" w:rsidRPr="00000000" w14:paraId="00000070">
      <w:pPr>
        <w:numPr>
          <w:ilvl w:val="0"/>
          <w:numId w:val="16"/>
        </w:numPr>
        <w:spacing w:after="0" w:afterAutospacing="0"/>
      </w:pPr>
      <w:r w:rsidDel="00000000" w:rsidR="00000000" w:rsidRPr="00000000">
        <w:rPr>
          <w:rtl w:val="0"/>
        </w:rPr>
        <w:t xml:space="preserve">50 people consume 350 kg of rice in 30 days. In how many days will 35 people consume 50 kg of rice ?</w:t>
      </w:r>
    </w:p>
    <w:p w:rsidR="00000000" w:rsidDel="00000000" w:rsidP="00000000" w:rsidRDefault="00000000" w:rsidRPr="00000000" w14:paraId="00000071">
      <w:pPr>
        <w:numPr>
          <w:ilvl w:val="1"/>
          <w:numId w:val="16"/>
        </w:numPr>
        <w:spacing w:after="0" w:afterAutospacing="0"/>
        <w:ind w:left="1440" w:hanging="360"/>
      </w:pPr>
      <w:r w:rsidDel="00000000" w:rsidR="00000000" w:rsidRPr="00000000">
        <w:rPr>
          <w:rtl w:val="0"/>
        </w:rPr>
        <w:t xml:space="preserve">2</w:t>
      </w:r>
    </w:p>
    <w:p w:rsidR="00000000" w:rsidDel="00000000" w:rsidP="00000000" w:rsidRDefault="00000000" w:rsidRPr="00000000" w14:paraId="00000072">
      <w:pPr>
        <w:numPr>
          <w:ilvl w:val="1"/>
          <w:numId w:val="16"/>
        </w:numPr>
        <w:spacing w:after="0" w:afterAutospacing="0"/>
        <w:ind w:left="1440" w:hanging="360"/>
      </w:pPr>
      <w:r w:rsidDel="00000000" w:rsidR="00000000" w:rsidRPr="00000000">
        <w:rPr>
          <w:rtl w:val="0"/>
        </w:rPr>
        <w:t xml:space="preserve">3</w:t>
      </w:r>
    </w:p>
    <w:p w:rsidR="00000000" w:rsidDel="00000000" w:rsidP="00000000" w:rsidRDefault="00000000" w:rsidRPr="00000000" w14:paraId="00000073">
      <w:pPr>
        <w:numPr>
          <w:ilvl w:val="1"/>
          <w:numId w:val="16"/>
        </w:numPr>
        <w:spacing w:after="0" w:afterAutospacing="0"/>
        <w:ind w:left="1440" w:hanging="360"/>
      </w:pPr>
      <w:r w:rsidDel="00000000" w:rsidR="00000000" w:rsidRPr="00000000">
        <w:rPr>
          <w:rtl w:val="0"/>
        </w:rPr>
        <w:t xml:space="preserve">5</w:t>
      </w:r>
    </w:p>
    <w:p w:rsidR="00000000" w:rsidDel="00000000" w:rsidP="00000000" w:rsidRDefault="00000000" w:rsidRPr="00000000" w14:paraId="00000074">
      <w:pPr>
        <w:numPr>
          <w:ilvl w:val="1"/>
          <w:numId w:val="16"/>
        </w:numPr>
        <w:spacing w:after="0" w:afterAutospacing="0"/>
        <w:ind w:left="1440" w:hanging="360"/>
      </w:pPr>
      <w:commentRangeStart w:id="13"/>
      <w:r w:rsidDel="00000000" w:rsidR="00000000" w:rsidRPr="00000000">
        <w:rPr>
          <w:rtl w:val="0"/>
        </w:rPr>
        <w:t xml:space="preserve">None of the above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75">
      <w:pPr>
        <w:numPr>
          <w:ilvl w:val="0"/>
          <w:numId w:val="16"/>
        </w:numPr>
        <w:spacing w:after="0" w:afterAutospacing="0"/>
      </w:pPr>
      <w:r w:rsidDel="00000000" w:rsidR="00000000" w:rsidRPr="00000000">
        <w:rPr>
          <w:rtl w:val="0"/>
        </w:rPr>
        <w:t xml:space="preserve">Direction: To each of the following questions four probable answers have been given. Select the most appropriate alternative as the answer. While traveling in a train, you found that some college students pulling the alarm chain simply to get down at their desired point, you would -</w:t>
      </w:r>
    </w:p>
    <w:p w:rsidR="00000000" w:rsidDel="00000000" w:rsidP="00000000" w:rsidRDefault="00000000" w:rsidRPr="00000000" w14:paraId="00000076">
      <w:pPr>
        <w:numPr>
          <w:ilvl w:val="1"/>
          <w:numId w:val="16"/>
        </w:numPr>
        <w:spacing w:after="0" w:afterAutospacing="0"/>
        <w:ind w:left="1440" w:hanging="360"/>
      </w:pPr>
      <w:r w:rsidDel="00000000" w:rsidR="00000000" w:rsidRPr="00000000">
        <w:rPr>
          <w:rtl w:val="0"/>
        </w:rPr>
        <w:t xml:space="preserve">With the help of other passengers check them from doing so</w:t>
      </w:r>
    </w:p>
    <w:p w:rsidR="00000000" w:rsidDel="00000000" w:rsidP="00000000" w:rsidRDefault="00000000" w:rsidRPr="00000000" w14:paraId="00000077">
      <w:pPr>
        <w:numPr>
          <w:ilvl w:val="1"/>
          <w:numId w:val="16"/>
        </w:numPr>
        <w:spacing w:after="0" w:afterAutospacing="0"/>
        <w:ind w:left="1440" w:hanging="360"/>
      </w:pPr>
      <w:r w:rsidDel="00000000" w:rsidR="00000000" w:rsidRPr="00000000">
        <w:rPr>
          <w:rtl w:val="0"/>
        </w:rPr>
        <w:t xml:space="preserve">let them pull the chain but check them from detraining</w:t>
      </w:r>
    </w:p>
    <w:p w:rsidR="00000000" w:rsidDel="00000000" w:rsidP="00000000" w:rsidRDefault="00000000" w:rsidRPr="00000000" w14:paraId="00000078">
      <w:pPr>
        <w:numPr>
          <w:ilvl w:val="1"/>
          <w:numId w:val="16"/>
        </w:numPr>
        <w:spacing w:after="0" w:afterAutospacing="0"/>
        <w:ind w:left="1440" w:hanging="360"/>
      </w:pPr>
      <w:commentRangeStart w:id="14"/>
      <w:r w:rsidDel="00000000" w:rsidR="00000000" w:rsidRPr="00000000">
        <w:rPr>
          <w:rtl w:val="0"/>
        </w:rPr>
        <w:t xml:space="preserve">Inform the guard of the train as soon as it stops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9">
      <w:pPr>
        <w:numPr>
          <w:ilvl w:val="1"/>
          <w:numId w:val="16"/>
        </w:numPr>
        <w:spacing w:after="0" w:afterAutospacing="0"/>
        <w:ind w:left="1440" w:hanging="360"/>
      </w:pPr>
      <w:r w:rsidDel="00000000" w:rsidR="00000000" w:rsidRPr="00000000">
        <w:rPr>
          <w:rtl w:val="0"/>
        </w:rPr>
        <w:t xml:space="preserve">Keep quiet and do nothing</w:t>
      </w:r>
    </w:p>
    <w:p w:rsidR="00000000" w:rsidDel="00000000" w:rsidP="00000000" w:rsidRDefault="00000000" w:rsidRPr="00000000" w14:paraId="0000007A">
      <w:pPr>
        <w:numPr>
          <w:ilvl w:val="0"/>
          <w:numId w:val="16"/>
        </w:numPr>
        <w:spacing w:after="0" w:afterAutospacing="0"/>
      </w:pPr>
      <w:r w:rsidDel="00000000" w:rsidR="00000000" w:rsidRPr="00000000">
        <w:rPr>
          <w:rtl w:val="0"/>
        </w:rPr>
        <w:t xml:space="preserve">A six sided unbiased die with four green faces and two red faces is rolled seven times. Which of the following combinations is the most likely outcome of the experiment?</w:t>
      </w:r>
    </w:p>
    <w:p w:rsidR="00000000" w:rsidDel="00000000" w:rsidP="00000000" w:rsidRDefault="00000000" w:rsidRPr="00000000" w14:paraId="0000007B">
      <w:pPr>
        <w:numPr>
          <w:ilvl w:val="1"/>
          <w:numId w:val="16"/>
        </w:numPr>
        <w:spacing w:after="0" w:afterAutospacing="0"/>
        <w:ind w:left="1440" w:hanging="360"/>
      </w:pPr>
      <w:r w:rsidDel="00000000" w:rsidR="00000000" w:rsidRPr="00000000">
        <w:rPr>
          <w:rtl w:val="0"/>
        </w:rPr>
        <w:t xml:space="preserve">Three green faces and four red faces.</w:t>
      </w:r>
    </w:p>
    <w:p w:rsidR="00000000" w:rsidDel="00000000" w:rsidP="00000000" w:rsidRDefault="00000000" w:rsidRPr="00000000" w14:paraId="0000007C">
      <w:pPr>
        <w:numPr>
          <w:ilvl w:val="1"/>
          <w:numId w:val="16"/>
        </w:numPr>
        <w:spacing w:after="0" w:afterAutospacing="0"/>
        <w:ind w:left="1440" w:hanging="360"/>
      </w:pPr>
      <w:r w:rsidDel="00000000" w:rsidR="00000000" w:rsidRPr="00000000">
        <w:rPr>
          <w:rtl w:val="0"/>
        </w:rPr>
        <w:t xml:space="preserve">Four green faces and three red faces.</w:t>
      </w:r>
    </w:p>
    <w:p w:rsidR="00000000" w:rsidDel="00000000" w:rsidP="00000000" w:rsidRDefault="00000000" w:rsidRPr="00000000" w14:paraId="0000007D">
      <w:pPr>
        <w:numPr>
          <w:ilvl w:val="1"/>
          <w:numId w:val="16"/>
        </w:numPr>
        <w:spacing w:after="0" w:afterAutospacing="0"/>
        <w:ind w:left="1440" w:hanging="360"/>
      </w:pPr>
      <w:r w:rsidDel="00000000" w:rsidR="00000000" w:rsidRPr="00000000">
        <w:rPr>
          <w:rtl w:val="0"/>
        </w:rPr>
        <w:t xml:space="preserve">Five green faces and two red faces.</w:t>
      </w:r>
    </w:p>
    <w:p w:rsidR="00000000" w:rsidDel="00000000" w:rsidP="00000000" w:rsidRDefault="00000000" w:rsidRPr="00000000" w14:paraId="0000007E">
      <w:pPr>
        <w:numPr>
          <w:ilvl w:val="1"/>
          <w:numId w:val="16"/>
        </w:numPr>
        <w:spacing w:after="0" w:afterAutospacing="0"/>
        <w:ind w:left="1440" w:hanging="360"/>
      </w:pPr>
      <w:r w:rsidDel="00000000" w:rsidR="00000000" w:rsidRPr="00000000">
        <w:rPr>
          <w:rtl w:val="0"/>
        </w:rPr>
        <w:t xml:space="preserve">Six green faces and one red face</w:t>
      </w:r>
    </w:p>
    <w:p w:rsidR="00000000" w:rsidDel="00000000" w:rsidP="00000000" w:rsidRDefault="00000000" w:rsidRPr="00000000" w14:paraId="0000007F">
      <w:pPr>
        <w:numPr>
          <w:ilvl w:val="0"/>
          <w:numId w:val="16"/>
        </w:numPr>
        <w:spacing w:after="0" w:afterAutospacing="0"/>
      </w:pPr>
      <w:r w:rsidDel="00000000" w:rsidR="00000000" w:rsidRPr="00000000">
        <w:rPr>
          <w:rtl w:val="0"/>
        </w:rPr>
        <w:t xml:space="preserve">A car travels from Town A to Town B in 4 hours. On the return journey, it travels at a speed that is 20 km/h slower and takes 5 hours. What is the distance between Town A and Town B? (</w:t>
      </w:r>
      <w:r w:rsidDel="00000000" w:rsidR="00000000" w:rsidRPr="00000000">
        <w:rPr>
          <w:b w:val="1"/>
          <w:bCs w:val="1"/>
          <w:rtl w:val="0"/>
        </w:rPr>
        <w:t xml:space="preserve">400km</w:t>
      </w:r>
      <w:r w:rsidDel="00000000" w:rsidR="00000000" w:rsidRPr="00000000">
        <w:rPr>
          <w:rtl w:val="0"/>
        </w:rPr>
        <w:t xml:space="preserve">)</w:t>
      </w:r>
    </w:p>
    <w:p w:rsidR="00000000" w:rsidDel="00000000" w:rsidP="00000000" w:rsidRDefault="00000000" w:rsidRPr="00000000" w14:paraId="00000080">
      <w:pPr>
        <w:numPr>
          <w:ilvl w:val="1"/>
          <w:numId w:val="16"/>
        </w:numPr>
        <w:spacing w:after="0" w:afterAutospacing="0"/>
        <w:ind w:left="1440" w:hanging="360"/>
        <w:rPr>
          <w:strike w:val="1"/>
        </w:rPr>
      </w:pPr>
      <w:r w:rsidDel="00000000" w:rsidR="00000000" w:rsidRPr="00000000">
        <w:rPr>
          <w:strike w:val="1"/>
          <w:rtl w:val="0"/>
        </w:rPr>
        <w:t xml:space="preserve">200 km   b.220 km  c. 240 km  d.260 km</w:t>
      </w:r>
      <w:r w:rsidDel="00000000" w:rsidR="00000000" w:rsidRPr="00000000">
        <w:rPr>
          <w:rtl w:val="0"/>
        </w:rPr>
      </w:r>
    </w:p>
    <w:p w:rsidR="00000000" w:rsidDel="00000000" w:rsidP="00000000" w:rsidRDefault="00000000" w:rsidRPr="00000000" w14:paraId="00000081">
      <w:pPr>
        <w:numPr>
          <w:ilvl w:val="0"/>
          <w:numId w:val="16"/>
        </w:numPr>
        <w:spacing w:after="0" w:afterAutospacing="0"/>
      </w:pPr>
      <w:r w:rsidDel="00000000" w:rsidR="00000000" w:rsidRPr="00000000">
        <w:rPr>
          <w:rtl w:val="0"/>
        </w:rPr>
        <w:t xml:space="preserve">The total </w:t>
      </w:r>
      <w:r w:rsidDel="00000000" w:rsidR="00000000" w:rsidRPr="00000000">
        <w:rPr>
          <w:rtl w:val="0"/>
        </w:rPr>
        <w:t xml:space="preserve">of the ages</w:t>
      </w:r>
      <w:r w:rsidDel="00000000" w:rsidR="00000000" w:rsidRPr="00000000">
        <w:rPr>
          <w:rtl w:val="0"/>
        </w:rPr>
        <w:t xml:space="preserve"> of Amar, Akbar and Anthony is 80 years. What was the total of their ages three years ago ?</w:t>
      </w:r>
    </w:p>
    <w:p w:rsidR="00000000" w:rsidDel="00000000" w:rsidP="00000000" w:rsidRDefault="00000000" w:rsidRPr="00000000" w14:paraId="00000082">
      <w:pPr>
        <w:numPr>
          <w:ilvl w:val="1"/>
          <w:numId w:val="16"/>
        </w:numPr>
        <w:spacing w:after="0" w:afterAutospacing="0"/>
        <w:ind w:left="1440" w:hanging="360"/>
      </w:pPr>
      <w:r w:rsidDel="00000000" w:rsidR="00000000" w:rsidRPr="00000000">
        <w:rPr>
          <w:rtl w:val="0"/>
        </w:rPr>
        <w:t xml:space="preserve">71</w:t>
      </w:r>
    </w:p>
    <w:p w:rsidR="00000000" w:rsidDel="00000000" w:rsidP="00000000" w:rsidRDefault="00000000" w:rsidRPr="00000000" w14:paraId="00000083">
      <w:pPr>
        <w:numPr>
          <w:ilvl w:val="1"/>
          <w:numId w:val="16"/>
        </w:numPr>
        <w:spacing w:after="0" w:afterAutospacing="0"/>
        <w:ind w:left="1440" w:hanging="360"/>
      </w:pPr>
      <w:r w:rsidDel="00000000" w:rsidR="00000000" w:rsidRPr="00000000">
        <w:rPr>
          <w:rtl w:val="0"/>
        </w:rPr>
        <w:t xml:space="preserve">72</w:t>
      </w:r>
    </w:p>
    <w:p w:rsidR="00000000" w:rsidDel="00000000" w:rsidP="00000000" w:rsidRDefault="00000000" w:rsidRPr="00000000" w14:paraId="00000084">
      <w:pPr>
        <w:numPr>
          <w:ilvl w:val="1"/>
          <w:numId w:val="16"/>
        </w:numPr>
        <w:spacing w:after="0" w:afterAutospacing="0"/>
        <w:ind w:left="1440" w:hanging="360"/>
      </w:pPr>
      <w:r w:rsidDel="00000000" w:rsidR="00000000" w:rsidRPr="00000000">
        <w:rPr>
          <w:rtl w:val="0"/>
        </w:rPr>
        <w:t xml:space="preserve">74</w:t>
      </w:r>
    </w:p>
    <w:p w:rsidR="00000000" w:rsidDel="00000000" w:rsidP="00000000" w:rsidRDefault="00000000" w:rsidRPr="00000000" w14:paraId="00000085">
      <w:pPr>
        <w:numPr>
          <w:ilvl w:val="1"/>
          <w:numId w:val="16"/>
        </w:numPr>
        <w:ind w:left="1440" w:hanging="360"/>
      </w:pPr>
      <w:r w:rsidDel="00000000" w:rsidR="00000000" w:rsidRPr="00000000">
        <w:rPr>
          <w:rtl w:val="0"/>
        </w:rPr>
        <w:t xml:space="preserve">77</w:t>
      </w:r>
    </w:p>
    <w:p w:rsidR="00000000" w:rsidDel="00000000" w:rsidP="00000000" w:rsidRDefault="00000000" w:rsidRPr="00000000" w14:paraId="00000086">
      <w:pPr>
        <w:pStyle w:val="Heading2"/>
        <w:rPr/>
      </w:pPr>
      <w:bookmarkStart w:colFirst="0" w:colLast="0" w:name="_jx3xdklsijbw" w:id="8"/>
      <w:bookmarkEnd w:id="8"/>
      <w:r w:rsidDel="00000000" w:rsidR="00000000" w:rsidRPr="00000000">
        <w:rPr>
          <w:rtl w:val="0"/>
        </w:rPr>
        <w:t xml:space="preserve">May 2025 (AI Technical Test)</w:t>
      </w:r>
    </w:p>
    <w:p w:rsidR="00000000" w:rsidDel="00000000" w:rsidP="00000000" w:rsidRDefault="00000000" w:rsidRPr="00000000" w14:paraId="00000087">
      <w:pPr>
        <w:rPr>
          <w:i w:val="1"/>
          <w:iCs w:val="1"/>
        </w:rPr>
      </w:pPr>
      <w:r w:rsidDel="00000000" w:rsidR="00000000" w:rsidRPr="00000000">
        <w:rPr>
          <w:i w:val="1"/>
          <w:iCs w:val="1"/>
          <w:rtl w:val="0"/>
        </w:rPr>
        <w:t xml:space="preserve">20 MCQs related to AI </w:t>
      </w:r>
      <w:r w:rsidDel="00000000" w:rsidR="00000000" w:rsidRPr="00000000">
        <w:rPr>
          <w:i w:val="1"/>
          <w:iCs w:val="1"/>
          <w:rtl w:val="0"/>
        </w:rPr>
        <w:t xml:space="preserve">+ 4 programming questions are asked</w:t>
        <w:br w:type="textWrapping"/>
        <w:t xml:space="preserve">For MCQ, "general questions like softmax function kina use huncha, multi linear regression ma dependent variable use huncha ki independent"</w:t>
      </w:r>
    </w:p>
    <w:p w:rsidR="00000000" w:rsidDel="00000000" w:rsidP="00000000" w:rsidRDefault="00000000" w:rsidRPr="00000000" w14:paraId="00000088">
      <w:pPr>
        <w:numPr>
          <w:ilvl w:val="0"/>
          <w:numId w:val="19"/>
        </w:numPr>
        <w:spacing w:after="0" w:afterAutospacing="0" w:lineRule="auto"/>
        <w:jc w:val="left"/>
        <w:rPr>
          <w:rFonts w:ascii="Arial" w:cs="Arial" w:eastAsia="Arial" w:hAnsi="Arial"/>
          <w:sz w:val="22"/>
          <w:szCs w:val="22"/>
        </w:rPr>
      </w:pPr>
      <w:r w:rsidDel="00000000" w:rsidR="00000000" w:rsidRPr="00000000">
        <w:rPr>
          <w:rtl w:val="0"/>
        </w:rPr>
        <w:t xml:space="preserve">Write a program to modify a number in such a way that if a digit is odd, increment it by 1, and if a digit is 9 then replace it with 0.</w:t>
        <w:br w:type="textWrapping"/>
        <w:t xml:space="preserve">For example: Input: 26319053</w:t>
        <w:br w:type="textWrapping"/>
        <w:t xml:space="preserve">Output: 26420064</w:t>
      </w:r>
    </w:p>
    <w:p w:rsidR="00000000" w:rsidDel="00000000" w:rsidP="00000000" w:rsidRDefault="00000000" w:rsidRPr="00000000" w14:paraId="00000089">
      <w:pPr>
        <w:numPr>
          <w:ilvl w:val="0"/>
          <w:numId w:val="19"/>
        </w:numPr>
        <w:spacing w:after="0" w:afterAutospacing="0" w:lineRule="auto"/>
        <w:jc w:val="left"/>
        <w:rPr>
          <w:rFonts w:ascii="Arial" w:cs="Arial" w:eastAsia="Arial" w:hAnsi="Arial"/>
          <w:sz w:val="22"/>
          <w:szCs w:val="22"/>
        </w:rPr>
      </w:pPr>
      <w:r w:rsidDel="00000000" w:rsidR="00000000" w:rsidRPr="00000000">
        <w:rPr>
          <w:rtl w:val="0"/>
        </w:rPr>
        <w:t xml:space="preserve">WAP to reverse a given string and add to the original one.</w:t>
        <w:br w:type="textWrapping"/>
        <w:t xml:space="preserve">For example: Input: String</w:t>
        <w:br w:type="textWrapping"/>
        <w:t xml:space="preserve">Output: StringgnirtS</w:t>
      </w:r>
    </w:p>
    <w:p w:rsidR="00000000" w:rsidDel="00000000" w:rsidP="00000000" w:rsidRDefault="00000000" w:rsidRPr="00000000" w14:paraId="0000008A">
      <w:pPr>
        <w:numPr>
          <w:ilvl w:val="0"/>
          <w:numId w:val="19"/>
        </w:numPr>
        <w:spacing w:after="240" w:lineRule="auto"/>
        <w:jc w:val="left"/>
        <w:rPr>
          <w:rFonts w:ascii="Arial" w:cs="Arial" w:eastAsia="Arial" w:hAnsi="Arial"/>
          <w:sz w:val="22"/>
          <w:szCs w:val="22"/>
        </w:rPr>
      </w:pPr>
      <w:r w:rsidDel="00000000" w:rsidR="00000000" w:rsidRPr="00000000">
        <w:rPr>
          <w:rtl w:val="0"/>
        </w:rPr>
        <w:t xml:space="preserve">WAP where a given list is updated by replacing each number with the count of numbers less than that number.</w:t>
        <w:br w:type="textWrapping"/>
        <w:t xml:space="preserve">For example: Input: [8, 2, 3, 1, 3]</w:t>
        <w:br w:type="textWrapping"/>
        <w:t xml:space="preserve">Output: [4, 1, 2, 0, 2]</w:t>
      </w:r>
    </w:p>
    <w:p w:rsidR="00000000" w:rsidDel="00000000" w:rsidP="00000000" w:rsidRDefault="00000000" w:rsidRPr="00000000" w14:paraId="0000008B">
      <w:pPr>
        <w:pStyle w:val="Heading2"/>
        <w:ind w:left="0" w:firstLine="0"/>
        <w:rPr/>
      </w:pPr>
      <w:bookmarkStart w:colFirst="0" w:colLast="0" w:name="_thqb812myky1" w:id="9"/>
      <w:bookmarkEnd w:id="9"/>
      <w:r w:rsidDel="00000000" w:rsidR="00000000" w:rsidRPr="00000000">
        <w:rPr>
          <w:rtl w:val="0"/>
        </w:rPr>
        <w:t xml:space="preserve">Feb 2025 (AI Technical Test)</w:t>
      </w:r>
    </w:p>
    <w:p w:rsidR="00000000" w:rsidDel="00000000" w:rsidP="00000000" w:rsidRDefault="00000000" w:rsidRPr="00000000" w14:paraId="0000008C">
      <w:pPr>
        <w:rPr>
          <w:i w:val="1"/>
          <w:iCs w:val="1"/>
        </w:rPr>
      </w:pPr>
      <w:r w:rsidDel="00000000" w:rsidR="00000000" w:rsidRPr="00000000">
        <w:rPr>
          <w:i w:val="1"/>
          <w:iCs w:val="1"/>
          <w:rtl w:val="0"/>
        </w:rPr>
        <w:t xml:space="preserve">There are 6 questions here but only 4 questions are actually asked in the test. </w:t>
      </w:r>
    </w:p>
    <w:p w:rsidR="00000000" w:rsidDel="00000000" w:rsidP="00000000" w:rsidRDefault="00000000" w:rsidRPr="00000000" w14:paraId="0000008D">
      <w:pPr>
        <w:numPr>
          <w:ilvl w:val="0"/>
          <w:numId w:val="18"/>
        </w:numPr>
        <w:spacing w:after="0" w:afterAutospacing="0"/>
        <w:rPr>
          <w:u w:val="none"/>
        </w:rPr>
      </w:pPr>
      <w:r w:rsidDel="00000000" w:rsidR="00000000" w:rsidRPr="00000000">
        <w:rPr>
          <w:rtl w:val="0"/>
        </w:rPr>
        <w:t xml:space="preserve"> For two lists of strings, check if they make the same string or not. </w:t>
        <w:br w:type="textWrapping"/>
        <w:t xml:space="preserve">Eg: i/p=word_1=[‘ab’,’c’] ,word_2=[‘a’, ‘bc’] , o/p = true(both make abc)</w:t>
        <w:br w:type="textWrapping"/>
        <w:t xml:space="preserve">i/p:word_1=[‘ab’,’c’] ,word_2=[‘a’, ‘bd’] , o/p = False(one makes abc another makes abd)</w:t>
      </w:r>
    </w:p>
    <w:p w:rsidR="00000000" w:rsidDel="00000000" w:rsidP="00000000" w:rsidRDefault="00000000" w:rsidRPr="00000000" w14:paraId="0000008E">
      <w:pPr>
        <w:numPr>
          <w:ilvl w:val="0"/>
          <w:numId w:val="18"/>
        </w:numPr>
        <w:spacing w:after="0" w:afterAutospacing="0"/>
        <w:rPr>
          <w:u w:val="none"/>
        </w:rPr>
      </w:pPr>
      <w:r w:rsidDel="00000000" w:rsidR="00000000" w:rsidRPr="00000000">
        <w:rPr>
          <w:rtl w:val="0"/>
        </w:rPr>
        <w:t xml:space="preserve">Repeatedly add the digits of a number until single digit:</w:t>
        <w:br w:type="textWrapping"/>
        <w:t xml:space="preserve">i/p:38,o/p:2(3+8=11,1+1=2)</w:t>
      </w:r>
    </w:p>
    <w:p w:rsidR="00000000" w:rsidDel="00000000" w:rsidP="00000000" w:rsidRDefault="00000000" w:rsidRPr="00000000" w14:paraId="0000008F">
      <w:pPr>
        <w:numPr>
          <w:ilvl w:val="0"/>
          <w:numId w:val="18"/>
        </w:numPr>
        <w:spacing w:after="0" w:afterAutospacing="0"/>
        <w:rPr>
          <w:u w:val="none"/>
        </w:rPr>
      </w:pPr>
      <w:r w:rsidDel="00000000" w:rsidR="00000000" w:rsidRPr="00000000">
        <w:rPr>
          <w:rtl w:val="0"/>
        </w:rPr>
        <w:t xml:space="preserve">check if given character is alphabet , i/p=2,o/p=False</w:t>
      </w:r>
    </w:p>
    <w:p w:rsidR="00000000" w:rsidDel="00000000" w:rsidP="00000000" w:rsidRDefault="00000000" w:rsidRPr="00000000" w14:paraId="00000090">
      <w:pPr>
        <w:numPr>
          <w:ilvl w:val="0"/>
          <w:numId w:val="18"/>
        </w:numPr>
        <w:rPr>
          <w:u w:val="none"/>
        </w:rPr>
      </w:pPr>
      <w:r w:rsidDel="00000000" w:rsidR="00000000" w:rsidRPr="00000000">
        <w:rPr>
          <w:rtl w:val="0"/>
        </w:rPr>
        <w:t xml:space="preserve">Parseltongue(add sss after each character): </w:t>
        <w:br w:type="textWrapping"/>
        <w:t xml:space="preserve">i/p=”Hi how are you”,o/p=”Hsssisss hsssossswsss asssrsssesss ysssosssusss”</w:t>
      </w:r>
    </w:p>
    <w:p w:rsidR="00000000" w:rsidDel="00000000" w:rsidP="00000000" w:rsidRDefault="00000000" w:rsidRPr="00000000" w14:paraId="00000091">
      <w:pPr>
        <w:rPr/>
      </w:pPr>
      <w:r w:rsidDel="00000000" w:rsidR="00000000" w:rsidRPr="00000000">
        <w:rPr>
          <w:rtl w:val="0"/>
        </w:rPr>
        <w:t xml:space="preserve">5. Write a function to find the longest common prefix string amongst an array of strings. (repeated question from previous year)</w:t>
        <w:br w:type="textWrapping"/>
        <w:t xml:space="preserve">If there is no common prefix, return an empty string "".</w:t>
        <w:br w:type="textWrapping"/>
        <w:t xml:space="preserve">Example:</w:t>
        <w:br w:type="textWrapping"/>
        <w:t xml:space="preserve">Input: strs = ["flower","flow","flight"]</w:t>
        <w:br w:type="textWrapping"/>
        <w:t xml:space="preserve">Output: "fl"</w:t>
      </w:r>
    </w:p>
    <w:p w:rsidR="00000000" w:rsidDel="00000000" w:rsidP="00000000" w:rsidRDefault="00000000" w:rsidRPr="00000000" w14:paraId="00000092">
      <w:pPr>
        <w:rPr/>
      </w:pPr>
      <w:r w:rsidDel="00000000" w:rsidR="00000000" w:rsidRPr="00000000">
        <w:rPr>
          <w:rtl w:val="0"/>
        </w:rPr>
        <w:t xml:space="preserve">6. Print the middle character of a string. If the length of the string is even, then there would be two middle characters,</w:t>
        <w:br w:type="textWrapping"/>
        <w:t xml:space="preserve">Example: </w:t>
        <w:br w:type="textWrapping"/>
        <w:t xml:space="preserve">Input: javascript </w:t>
        <w:br w:type="textWrapping"/>
        <w:t xml:space="preserve">Output: sc</w:t>
        <w:br w:type="textWrapping"/>
        <w:t xml:space="preserve">Input: bajra</w:t>
        <w:br w:type="textWrapping"/>
        <w:t xml:space="preserve">output:j</w:t>
      </w:r>
    </w:p>
    <w:p w:rsidR="00000000" w:rsidDel="00000000" w:rsidP="00000000" w:rsidRDefault="00000000" w:rsidRPr="00000000" w14:paraId="00000093">
      <w:pPr>
        <w:pStyle w:val="Heading2"/>
        <w:rPr/>
      </w:pPr>
      <w:bookmarkStart w:colFirst="0" w:colLast="0" w:name="_n6ri0r3bjp22" w:id="10"/>
      <w:bookmarkEnd w:id="10"/>
      <w:r w:rsidDel="00000000" w:rsidR="00000000" w:rsidRPr="00000000">
        <w:rPr>
          <w:rtl w:val="0"/>
        </w:rPr>
        <w:t xml:space="preserve">Fall 2024 (Software Engineering Aptitude Test)</w:t>
      </w:r>
    </w:p>
    <w:p w:rsidR="00000000" w:rsidDel="00000000" w:rsidP="00000000" w:rsidRDefault="00000000" w:rsidRPr="00000000" w14:paraId="00000094">
      <w:pPr>
        <w:numPr>
          <w:ilvl w:val="0"/>
          <w:numId w:val="15"/>
        </w:numPr>
        <w:spacing w:after="0" w:afterAutospacing="0"/>
      </w:pPr>
      <w:r w:rsidDel="00000000" w:rsidR="00000000" w:rsidRPr="00000000">
        <w:rPr>
          <w:rtl w:val="0"/>
        </w:rPr>
        <w:t xml:space="preserve">You started to move towards east in your own lawn and stopped after moving 45 m . Now you turned to my right hand side and moved 30 m. How much minimum distance do i have to cover to reach my starting point?(54.08)</w:t>
      </w:r>
    </w:p>
    <w:p w:rsidR="00000000" w:rsidDel="00000000" w:rsidP="00000000" w:rsidRDefault="00000000" w:rsidRPr="00000000" w14:paraId="00000095">
      <w:pPr>
        <w:numPr>
          <w:ilvl w:val="0"/>
          <w:numId w:val="15"/>
        </w:numPr>
        <w:spacing w:after="0" w:afterAutospacing="0"/>
      </w:pPr>
      <w:r w:rsidDel="00000000" w:rsidR="00000000" w:rsidRPr="00000000">
        <w:rPr>
          <w:rtl w:val="0"/>
        </w:rPr>
        <w:t xml:space="preserve">Choose the missing terms out of given alternatives: N5V, K7T, ?, E14P, B19N:</w:t>
      </w:r>
    </w:p>
    <w:p w:rsidR="00000000" w:rsidDel="00000000" w:rsidP="00000000" w:rsidRDefault="00000000" w:rsidRPr="00000000" w14:paraId="00000096">
      <w:pPr>
        <w:numPr>
          <w:ilvl w:val="0"/>
          <w:numId w:val="2"/>
        </w:numPr>
        <w:spacing w:after="0" w:afterAutospacing="0"/>
        <w:ind w:left="1440" w:hanging="360"/>
      </w:pPr>
      <w:r w:rsidDel="00000000" w:rsidR="00000000" w:rsidRPr="00000000">
        <w:rPr>
          <w:rtl w:val="0"/>
        </w:rPr>
        <w:t xml:space="preserve">H9R</w:t>
      </w:r>
    </w:p>
    <w:p w:rsidR="00000000" w:rsidDel="00000000" w:rsidP="00000000" w:rsidRDefault="00000000" w:rsidRPr="00000000" w14:paraId="00000097">
      <w:pPr>
        <w:numPr>
          <w:ilvl w:val="0"/>
          <w:numId w:val="2"/>
        </w:numPr>
        <w:spacing w:after="0" w:afterAutospacing="0"/>
        <w:ind w:left="1440" w:hanging="360"/>
      </w:pPr>
      <w:r w:rsidDel="00000000" w:rsidR="00000000" w:rsidRPr="00000000">
        <w:rPr>
          <w:rtl w:val="0"/>
        </w:rPr>
        <w:t xml:space="preserve">H10Q</w:t>
      </w:r>
    </w:p>
    <w:p w:rsidR="00000000" w:rsidDel="00000000" w:rsidP="00000000" w:rsidRDefault="00000000" w:rsidRPr="00000000" w14:paraId="00000098">
      <w:pPr>
        <w:numPr>
          <w:ilvl w:val="0"/>
          <w:numId w:val="2"/>
        </w:numPr>
        <w:spacing w:after="0" w:afterAutospacing="0"/>
        <w:ind w:left="1440" w:hanging="360"/>
      </w:pPr>
      <w:r w:rsidDel="00000000" w:rsidR="00000000" w:rsidRPr="00000000">
        <w:rPr>
          <w:rtl w:val="0"/>
        </w:rPr>
        <w:t xml:space="preserve">H10R (answer)</w:t>
      </w:r>
    </w:p>
    <w:p w:rsidR="00000000" w:rsidDel="00000000" w:rsidP="00000000" w:rsidRDefault="00000000" w:rsidRPr="00000000" w14:paraId="00000099">
      <w:pPr>
        <w:numPr>
          <w:ilvl w:val="0"/>
          <w:numId w:val="2"/>
        </w:numPr>
        <w:spacing w:after="0" w:afterAutospacing="0"/>
        <w:ind w:left="1440" w:hanging="360"/>
      </w:pPr>
      <w:r w:rsidDel="00000000" w:rsidR="00000000" w:rsidRPr="00000000">
        <w:rPr>
          <w:rtl w:val="0"/>
        </w:rPr>
        <w:t xml:space="preserve">I10R</w:t>
      </w:r>
    </w:p>
    <w:p w:rsidR="00000000" w:rsidDel="00000000" w:rsidP="00000000" w:rsidRDefault="00000000" w:rsidRPr="00000000" w14:paraId="0000009A">
      <w:pPr>
        <w:numPr>
          <w:ilvl w:val="0"/>
          <w:numId w:val="15"/>
        </w:numPr>
        <w:spacing w:after="0" w:afterAutospacing="0"/>
      </w:pPr>
      <w:r w:rsidDel="00000000" w:rsidR="00000000" w:rsidRPr="00000000">
        <w:rPr>
          <w:rtl w:val="0"/>
        </w:rPr>
        <w:t xml:space="preserve">If you walk south for 20 m and from there you go towards right hand side for 10 m and again turn right hand side for 15 m . Which direction are you on? </w:t>
      </w:r>
      <w:commentRangeStart w:id="15"/>
      <w:r w:rsidDel="00000000" w:rsidR="00000000" w:rsidRPr="00000000">
        <w:rPr>
          <w:rtl w:val="0"/>
        </w:rPr>
        <w:t xml:space="preserve">(north)</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9B">
      <w:pPr>
        <w:numPr>
          <w:ilvl w:val="0"/>
          <w:numId w:val="15"/>
        </w:numPr>
        <w:spacing w:after="0" w:afterAutospacing="0"/>
      </w:pPr>
      <w:r w:rsidDel="00000000" w:rsidR="00000000" w:rsidRPr="00000000">
        <w:rPr>
          <w:rtl w:val="0"/>
        </w:rPr>
        <w:t xml:space="preserve">A is thrice good as B and therefore is able to finish a job in 40 days less than B. Working together they can do it in how many days?(15 days)</w:t>
      </w:r>
    </w:p>
    <w:p w:rsidR="00000000" w:rsidDel="00000000" w:rsidP="00000000" w:rsidRDefault="00000000" w:rsidRPr="00000000" w14:paraId="0000009C">
      <w:pPr>
        <w:numPr>
          <w:ilvl w:val="0"/>
          <w:numId w:val="15"/>
        </w:numPr>
        <w:spacing w:after="0" w:afterAutospacing="0"/>
      </w:pPr>
      <w:r w:rsidDel="00000000" w:rsidR="00000000" w:rsidRPr="00000000">
        <w:rPr>
          <w:rtl w:val="0"/>
        </w:rPr>
        <w:t xml:space="preserve">A man travels from point a to b at a speed of 50 km/hr . on his return from b to a he travels at a speed of 50km/hr and takes 5 hours. What is total distance traveled by the man?(500km)</w:t>
      </w:r>
    </w:p>
    <w:p w:rsidR="00000000" w:rsidDel="00000000" w:rsidP="00000000" w:rsidRDefault="00000000" w:rsidRPr="00000000" w14:paraId="0000009D">
      <w:pPr>
        <w:numPr>
          <w:ilvl w:val="0"/>
          <w:numId w:val="15"/>
        </w:numPr>
        <w:spacing w:after="0" w:afterAutospacing="0"/>
      </w:pPr>
      <w:r w:rsidDel="00000000" w:rsidR="00000000" w:rsidRPr="00000000">
        <w:rPr>
          <w:rtl w:val="0"/>
        </w:rPr>
        <w:t xml:space="preserve">if A=2, C=4, then PARTICLE is? (1721921104136)</w:t>
      </w:r>
    </w:p>
    <w:p w:rsidR="00000000" w:rsidDel="00000000" w:rsidP="00000000" w:rsidRDefault="00000000" w:rsidRPr="00000000" w14:paraId="0000009E">
      <w:pPr>
        <w:numPr>
          <w:ilvl w:val="0"/>
          <w:numId w:val="15"/>
        </w:numPr>
        <w:spacing w:after="0" w:afterAutospacing="0"/>
      </w:pPr>
      <w:r w:rsidDel="00000000" w:rsidR="00000000" w:rsidRPr="00000000">
        <w:rPr>
          <w:rtl w:val="0"/>
        </w:rPr>
        <w:t xml:space="preserve">find the odd number  / letters / word from the given alternative:</w:t>
      </w:r>
    </w:p>
    <w:p w:rsidR="00000000" w:rsidDel="00000000" w:rsidP="00000000" w:rsidRDefault="00000000" w:rsidRPr="00000000" w14:paraId="0000009F">
      <w:pPr>
        <w:numPr>
          <w:ilvl w:val="0"/>
          <w:numId w:val="12"/>
        </w:numPr>
        <w:spacing w:after="0" w:afterAutospacing="0"/>
        <w:ind w:left="1440" w:hanging="360"/>
      </w:pPr>
      <w:r w:rsidDel="00000000" w:rsidR="00000000" w:rsidRPr="00000000">
        <w:rPr>
          <w:rtl w:val="0"/>
        </w:rPr>
        <w:t xml:space="preserve">1975 - 1579(answer)</w:t>
      </w:r>
    </w:p>
    <w:p w:rsidR="00000000" w:rsidDel="00000000" w:rsidP="00000000" w:rsidRDefault="00000000" w:rsidRPr="00000000" w14:paraId="000000A0">
      <w:pPr>
        <w:numPr>
          <w:ilvl w:val="0"/>
          <w:numId w:val="12"/>
        </w:numPr>
        <w:spacing w:after="0" w:afterAutospacing="0"/>
        <w:ind w:left="1440" w:hanging="360"/>
      </w:pPr>
      <w:r w:rsidDel="00000000" w:rsidR="00000000" w:rsidRPr="00000000">
        <w:rPr>
          <w:rtl w:val="0"/>
        </w:rPr>
        <w:t xml:space="preserve">3152 - 5321</w:t>
      </w:r>
    </w:p>
    <w:p w:rsidR="00000000" w:rsidDel="00000000" w:rsidP="00000000" w:rsidRDefault="00000000" w:rsidRPr="00000000" w14:paraId="000000A1">
      <w:pPr>
        <w:numPr>
          <w:ilvl w:val="0"/>
          <w:numId w:val="12"/>
        </w:numPr>
        <w:spacing w:after="0" w:afterAutospacing="0"/>
        <w:ind w:left="1440" w:hanging="360"/>
      </w:pPr>
      <w:r w:rsidDel="00000000" w:rsidR="00000000" w:rsidRPr="00000000">
        <w:rPr>
          <w:rtl w:val="0"/>
        </w:rPr>
        <w:t xml:space="preserve">4283 - 8432</w:t>
      </w:r>
    </w:p>
    <w:p w:rsidR="00000000" w:rsidDel="00000000" w:rsidP="00000000" w:rsidRDefault="00000000" w:rsidRPr="00000000" w14:paraId="000000A2">
      <w:pPr>
        <w:numPr>
          <w:ilvl w:val="0"/>
          <w:numId w:val="12"/>
        </w:numPr>
        <w:spacing w:after="0" w:afterAutospacing="0"/>
        <w:ind w:left="1440" w:hanging="360"/>
      </w:pPr>
      <w:r w:rsidDel="00000000" w:rsidR="00000000" w:rsidRPr="00000000">
        <w:rPr>
          <w:rtl w:val="0"/>
        </w:rPr>
        <w:t xml:space="preserve">7319- 9731</w:t>
      </w:r>
    </w:p>
    <w:p w:rsidR="00000000" w:rsidDel="00000000" w:rsidP="00000000" w:rsidRDefault="00000000" w:rsidRPr="00000000" w14:paraId="000000A3">
      <w:pPr>
        <w:numPr>
          <w:ilvl w:val="0"/>
          <w:numId w:val="15"/>
        </w:numPr>
        <w:spacing w:after="0" w:afterAutospacing="0"/>
      </w:pPr>
      <w:r w:rsidDel="00000000" w:rsidR="00000000" w:rsidRPr="00000000">
        <w:rPr>
          <w:rtl w:val="0"/>
        </w:rPr>
        <w:t xml:space="preserve">A sum of money is invested at a simple interest rate of 5% per annum. if the total amount after 7 yrs is 1680, what would be the total amount after 10 yrs if the same principal is invested at the same interest  rate? (1866.67)</w:t>
      </w:r>
    </w:p>
    <w:p w:rsidR="00000000" w:rsidDel="00000000" w:rsidP="00000000" w:rsidRDefault="00000000" w:rsidRPr="00000000" w14:paraId="000000A4">
      <w:pPr>
        <w:numPr>
          <w:ilvl w:val="0"/>
          <w:numId w:val="15"/>
        </w:numPr>
        <w:spacing w:after="0" w:afterAutospacing="0"/>
      </w:pPr>
      <w:r w:rsidDel="00000000" w:rsidR="00000000" w:rsidRPr="00000000">
        <w:rPr>
          <w:rtl w:val="0"/>
        </w:rPr>
        <w:t xml:space="preserve">choose the odd pair of letters from the list</w:t>
      </w:r>
    </w:p>
    <w:p w:rsidR="00000000" w:rsidDel="00000000" w:rsidP="00000000" w:rsidRDefault="00000000" w:rsidRPr="00000000" w14:paraId="000000A5">
      <w:pPr>
        <w:numPr>
          <w:ilvl w:val="0"/>
          <w:numId w:val="3"/>
        </w:numPr>
        <w:spacing w:after="0" w:afterAutospacing="0"/>
        <w:ind w:left="1440" w:hanging="360"/>
      </w:pPr>
      <w:r w:rsidDel="00000000" w:rsidR="00000000" w:rsidRPr="00000000">
        <w:rPr>
          <w:rtl w:val="0"/>
        </w:rPr>
        <w:t xml:space="preserve">PQT</w:t>
      </w:r>
    </w:p>
    <w:p w:rsidR="00000000" w:rsidDel="00000000" w:rsidP="00000000" w:rsidRDefault="00000000" w:rsidRPr="00000000" w14:paraId="000000A6">
      <w:pPr>
        <w:numPr>
          <w:ilvl w:val="0"/>
          <w:numId w:val="3"/>
        </w:numPr>
        <w:spacing w:after="0" w:afterAutospacing="0"/>
        <w:ind w:left="1440" w:hanging="360"/>
      </w:pPr>
      <w:r w:rsidDel="00000000" w:rsidR="00000000" w:rsidRPr="00000000">
        <w:rPr>
          <w:rtl w:val="0"/>
        </w:rPr>
        <w:t xml:space="preserve">DEH</w:t>
      </w:r>
    </w:p>
    <w:p w:rsidR="00000000" w:rsidDel="00000000" w:rsidP="00000000" w:rsidRDefault="00000000" w:rsidRPr="00000000" w14:paraId="000000A7">
      <w:pPr>
        <w:numPr>
          <w:ilvl w:val="0"/>
          <w:numId w:val="3"/>
        </w:numPr>
        <w:spacing w:after="0" w:afterAutospacing="0"/>
        <w:ind w:left="1440" w:hanging="360"/>
      </w:pPr>
      <w:r w:rsidDel="00000000" w:rsidR="00000000" w:rsidRPr="00000000">
        <w:rPr>
          <w:rtl w:val="0"/>
        </w:rPr>
        <w:t xml:space="preserve">UVY</w:t>
      </w:r>
    </w:p>
    <w:p w:rsidR="00000000" w:rsidDel="00000000" w:rsidP="00000000" w:rsidRDefault="00000000" w:rsidRPr="00000000" w14:paraId="000000A8">
      <w:pPr>
        <w:numPr>
          <w:ilvl w:val="0"/>
          <w:numId w:val="3"/>
        </w:numPr>
        <w:spacing w:after="0" w:afterAutospacing="0"/>
        <w:ind w:left="1440" w:hanging="360"/>
      </w:pPr>
      <w:r w:rsidDel="00000000" w:rsidR="00000000" w:rsidRPr="00000000">
        <w:rPr>
          <w:rtl w:val="0"/>
        </w:rPr>
        <w:t xml:space="preserve">IJN (answer)</w:t>
      </w:r>
    </w:p>
    <w:p w:rsidR="00000000" w:rsidDel="00000000" w:rsidP="00000000" w:rsidRDefault="00000000" w:rsidRPr="00000000" w14:paraId="000000A9">
      <w:pPr>
        <w:numPr>
          <w:ilvl w:val="0"/>
          <w:numId w:val="15"/>
        </w:numPr>
        <w:spacing w:after="0" w:afterAutospacing="0"/>
      </w:pPr>
      <w:r w:rsidDel="00000000" w:rsidR="00000000" w:rsidRPr="00000000">
        <w:rPr>
          <w:rtl w:val="0"/>
        </w:rPr>
        <w:t xml:space="preserve">If a ratio 5:7:8 is increased by 40%,50%,75% respectively, what will be the ratio after increasing? (</w:t>
      </w:r>
      <w:commentRangeStart w:id="16"/>
      <w:r w:rsidDel="00000000" w:rsidR="00000000" w:rsidRPr="00000000">
        <w:rPr>
          <w:rtl w:val="0"/>
        </w:rPr>
        <w:t xml:space="preserve">7:10.5:14</w:t>
      </w:r>
      <w:commentRangeEnd w:id="16"/>
      <w:r w:rsidDel="00000000" w:rsidR="00000000" w:rsidRPr="00000000">
        <w:commentReference w:id="16"/>
      </w:r>
      <w:r w:rsidDel="00000000" w:rsidR="00000000" w:rsidRPr="00000000">
        <w:rPr>
          <w:rtl w:val="0"/>
        </w:rPr>
        <w:t xml:space="preserve">)</w:t>
      </w:r>
    </w:p>
    <w:p w:rsidR="00000000" w:rsidDel="00000000" w:rsidP="00000000" w:rsidRDefault="00000000" w:rsidRPr="00000000" w14:paraId="000000AA">
      <w:pPr>
        <w:numPr>
          <w:ilvl w:val="0"/>
          <w:numId w:val="15"/>
        </w:numPr>
        <w:spacing w:after="0" w:afterAutospacing="0"/>
      </w:pPr>
      <w:r w:rsidDel="00000000" w:rsidR="00000000" w:rsidRPr="00000000">
        <w:rPr>
          <w:rtl w:val="0"/>
        </w:rPr>
        <w:t xml:space="preserve">If 5 men or 7 women can earn 5250 per day . How much would 7 men and 13 women earn per day? (17100)</w:t>
      </w:r>
    </w:p>
    <w:p w:rsidR="00000000" w:rsidDel="00000000" w:rsidP="00000000" w:rsidRDefault="00000000" w:rsidRPr="00000000" w14:paraId="000000AB">
      <w:pPr>
        <w:numPr>
          <w:ilvl w:val="0"/>
          <w:numId w:val="15"/>
        </w:numPr>
        <w:spacing w:after="0" w:afterAutospacing="0"/>
      </w:pPr>
      <w:r w:rsidDel="00000000" w:rsidR="00000000" w:rsidRPr="00000000">
        <w:rPr>
          <w:rtl w:val="0"/>
        </w:rPr>
        <w:t xml:space="preserve">if 564 means "study very hard" and 736 means "hard work pays" and 432 means "study and work" then which is the code for very:</w:t>
      </w:r>
    </w:p>
    <w:p w:rsidR="00000000" w:rsidDel="00000000" w:rsidP="00000000" w:rsidRDefault="00000000" w:rsidRPr="00000000" w14:paraId="000000AC">
      <w:pPr>
        <w:numPr>
          <w:ilvl w:val="0"/>
          <w:numId w:val="5"/>
        </w:numPr>
        <w:spacing w:after="0" w:afterAutospacing="0"/>
        <w:ind w:left="1440" w:hanging="360"/>
      </w:pPr>
      <w:r w:rsidDel="00000000" w:rsidR="00000000" w:rsidRPr="00000000">
        <w:rPr>
          <w:rtl w:val="0"/>
        </w:rPr>
        <w:t xml:space="preserve">6</w:t>
      </w:r>
    </w:p>
    <w:p w:rsidR="00000000" w:rsidDel="00000000" w:rsidP="00000000" w:rsidRDefault="00000000" w:rsidRPr="00000000" w14:paraId="000000AD">
      <w:pPr>
        <w:numPr>
          <w:ilvl w:val="0"/>
          <w:numId w:val="5"/>
        </w:numPr>
        <w:spacing w:after="0" w:afterAutospacing="0"/>
        <w:ind w:left="1440" w:hanging="360"/>
      </w:pPr>
      <w:r w:rsidDel="00000000" w:rsidR="00000000" w:rsidRPr="00000000">
        <w:rPr>
          <w:rtl w:val="0"/>
        </w:rPr>
        <w:t xml:space="preserve">4</w:t>
      </w:r>
    </w:p>
    <w:p w:rsidR="00000000" w:rsidDel="00000000" w:rsidP="00000000" w:rsidRDefault="00000000" w:rsidRPr="00000000" w14:paraId="000000AE">
      <w:pPr>
        <w:numPr>
          <w:ilvl w:val="0"/>
          <w:numId w:val="5"/>
        </w:numPr>
        <w:spacing w:after="0" w:afterAutospacing="0"/>
        <w:ind w:left="1440" w:hanging="360"/>
      </w:pPr>
      <w:r w:rsidDel="00000000" w:rsidR="00000000" w:rsidRPr="00000000">
        <w:rPr>
          <w:rtl w:val="0"/>
        </w:rPr>
        <w:t xml:space="preserve">5 (answer)</w:t>
      </w:r>
    </w:p>
    <w:p w:rsidR="00000000" w:rsidDel="00000000" w:rsidP="00000000" w:rsidRDefault="00000000" w:rsidRPr="00000000" w14:paraId="000000AF">
      <w:pPr>
        <w:numPr>
          <w:ilvl w:val="0"/>
          <w:numId w:val="5"/>
        </w:numPr>
        <w:spacing w:after="0" w:afterAutospacing="0"/>
        <w:ind w:left="1440" w:hanging="360"/>
      </w:pPr>
      <w:r w:rsidDel="00000000" w:rsidR="00000000" w:rsidRPr="00000000">
        <w:rPr>
          <w:rtl w:val="0"/>
        </w:rPr>
        <w:t xml:space="preserve">3</w:t>
      </w:r>
    </w:p>
    <w:p w:rsidR="00000000" w:rsidDel="00000000" w:rsidP="00000000" w:rsidRDefault="00000000" w:rsidRPr="00000000" w14:paraId="000000B0">
      <w:pPr>
        <w:numPr>
          <w:ilvl w:val="0"/>
          <w:numId w:val="15"/>
        </w:numPr>
        <w:spacing w:after="0" w:afterAutospacing="0"/>
      </w:pPr>
      <w:r w:rsidDel="00000000" w:rsidR="00000000" w:rsidRPr="00000000">
        <w:rPr>
          <w:rtl w:val="0"/>
        </w:rPr>
        <w:t xml:space="preserve">In a box there are 5 blue, 8 white and 3 yellow balls. one ball is picked up randomly. What is the probability that it is neither white nor blue? (3/16 or 0.1875)</w:t>
      </w:r>
    </w:p>
    <w:p w:rsidR="00000000" w:rsidDel="00000000" w:rsidP="00000000" w:rsidRDefault="00000000" w:rsidRPr="00000000" w14:paraId="000000B1">
      <w:pPr>
        <w:numPr>
          <w:ilvl w:val="0"/>
          <w:numId w:val="15"/>
        </w:numPr>
      </w:pPr>
      <w:r w:rsidDel="00000000" w:rsidR="00000000" w:rsidRPr="00000000">
        <w:rPr>
          <w:rtl w:val="0"/>
        </w:rPr>
        <w:t xml:space="preserve">One term in the number series is wrong . find the wrong term. 10, 14, 28, 32, 64, 68, 132 (Answer: 132)</w:t>
      </w:r>
    </w:p>
    <w:p w:rsidR="00000000" w:rsidDel="00000000" w:rsidP="00000000" w:rsidRDefault="00000000" w:rsidRPr="00000000" w14:paraId="000000B2">
      <w:pPr>
        <w:pStyle w:val="Heading2"/>
        <w:rPr/>
      </w:pPr>
      <w:bookmarkStart w:colFirst="0" w:colLast="0" w:name="_tn29oijx62wo" w:id="11"/>
      <w:bookmarkEnd w:id="11"/>
      <w:r w:rsidDel="00000000" w:rsidR="00000000" w:rsidRPr="00000000">
        <w:rPr>
          <w:rtl w:val="0"/>
        </w:rPr>
        <w:t xml:space="preserve">Fall 2024 (Software Engineering Screening / Technical Test)</w:t>
      </w:r>
    </w:p>
    <w:p w:rsidR="00000000" w:rsidDel="00000000" w:rsidP="00000000" w:rsidRDefault="00000000" w:rsidRPr="00000000" w14:paraId="000000B3">
      <w:pPr>
        <w:numPr>
          <w:ilvl w:val="0"/>
          <w:numId w:val="8"/>
        </w:numPr>
        <w:spacing w:after="0" w:afterAutospacing="0"/>
      </w:pPr>
      <w:commentRangeStart w:id="17"/>
      <w:commentRangeStart w:id="18"/>
      <w:r w:rsidDel="00000000" w:rsidR="00000000" w:rsidRPr="00000000">
        <w:rPr>
          <w:rtl w:val="0"/>
        </w:rPr>
        <w:t xml:space="preserve">What is the concept of serialization in oop?  </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  </w:t>
      </w:r>
    </w:p>
    <w:p w:rsidR="00000000" w:rsidDel="00000000" w:rsidP="00000000" w:rsidRDefault="00000000" w:rsidRPr="00000000" w14:paraId="000000B4">
      <w:pPr>
        <w:numPr>
          <w:ilvl w:val="0"/>
          <w:numId w:val="8"/>
        </w:numPr>
        <w:spacing w:after="0" w:afterAutospacing="0"/>
      </w:pPr>
      <w:r w:rsidDel="00000000" w:rsidR="00000000" w:rsidRPr="00000000">
        <w:rPr>
          <w:rtl w:val="0"/>
        </w:rPr>
        <w:t xml:space="preserve">Which tree traversal visits the root node then the left subtree and finally the right subtree?</w:t>
      </w:r>
    </w:p>
    <w:p w:rsidR="00000000" w:rsidDel="00000000" w:rsidP="00000000" w:rsidRDefault="00000000" w:rsidRPr="00000000" w14:paraId="000000B5">
      <w:pPr>
        <w:numPr>
          <w:ilvl w:val="0"/>
          <w:numId w:val="8"/>
        </w:numPr>
        <w:spacing w:after="0" w:afterAutospacing="0"/>
      </w:pPr>
      <w:r w:rsidDel="00000000" w:rsidR="00000000" w:rsidRPr="00000000">
        <w:rPr>
          <w:rtl w:val="0"/>
        </w:rPr>
        <w:t xml:space="preserve">Which sql function is used to combine the values of multiple rows into a single string?</w:t>
      </w:r>
    </w:p>
    <w:p w:rsidR="00000000" w:rsidDel="00000000" w:rsidP="00000000" w:rsidRDefault="00000000" w:rsidRPr="00000000" w14:paraId="000000B6">
      <w:pPr>
        <w:numPr>
          <w:ilvl w:val="0"/>
          <w:numId w:val="8"/>
        </w:numPr>
        <w:spacing w:after="0" w:afterAutospacing="0"/>
      </w:pPr>
      <w:r w:rsidDel="00000000" w:rsidR="00000000" w:rsidRPr="00000000">
        <w:rPr>
          <w:rtl w:val="0"/>
        </w:rPr>
        <w:t xml:space="preserve">What is a trigger in a database?</w:t>
      </w:r>
    </w:p>
    <w:p w:rsidR="00000000" w:rsidDel="00000000" w:rsidP="00000000" w:rsidRDefault="00000000" w:rsidRPr="00000000" w14:paraId="000000B7">
      <w:pPr>
        <w:numPr>
          <w:ilvl w:val="0"/>
          <w:numId w:val="8"/>
        </w:numPr>
        <w:spacing w:after="0" w:afterAutospacing="0"/>
      </w:pPr>
      <w:r w:rsidDel="00000000" w:rsidR="00000000" w:rsidRPr="00000000">
        <w:rPr>
          <w:rtl w:val="0"/>
        </w:rPr>
        <w:t xml:space="preserve">Which specifier allows a programmer to make the private members which can be inherited?</w:t>
      </w:r>
    </w:p>
    <w:p w:rsidR="00000000" w:rsidDel="00000000" w:rsidP="00000000" w:rsidRDefault="00000000" w:rsidRPr="00000000" w14:paraId="000000B8">
      <w:pPr>
        <w:numPr>
          <w:ilvl w:val="0"/>
          <w:numId w:val="8"/>
        </w:numPr>
        <w:spacing w:after="0" w:afterAutospacing="0"/>
      </w:pPr>
      <w:r w:rsidDel="00000000" w:rsidR="00000000" w:rsidRPr="00000000">
        <w:rPr>
          <w:rtl w:val="0"/>
        </w:rPr>
        <w:t xml:space="preserve">What is the purpose of SQL INDEX keyword?</w:t>
      </w:r>
    </w:p>
    <w:p w:rsidR="00000000" w:rsidDel="00000000" w:rsidP="00000000" w:rsidRDefault="00000000" w:rsidRPr="00000000" w14:paraId="000000B9">
      <w:pPr>
        <w:numPr>
          <w:ilvl w:val="0"/>
          <w:numId w:val="8"/>
        </w:numPr>
      </w:pPr>
      <w:r w:rsidDel="00000000" w:rsidR="00000000" w:rsidRPr="00000000">
        <w:rPr>
          <w:rtl w:val="0"/>
        </w:rPr>
        <w:t xml:space="preserve">Given a positive integer n find the sum of all integers in the range [1, n] inclusive that are divisible by 3, 5, or 7. Return an integer denoting the sum of all numbers in the given range satisfying the constraints.</w:t>
      </w:r>
    </w:p>
    <w:p w:rsidR="00000000" w:rsidDel="00000000" w:rsidP="00000000" w:rsidRDefault="00000000" w:rsidRPr="00000000" w14:paraId="000000BA">
      <w:pPr>
        <w:rPr/>
      </w:pPr>
      <w:r w:rsidDel="00000000" w:rsidR="00000000" w:rsidRPr="00000000">
        <w:rPr>
          <w:rtl w:val="0"/>
        </w:rPr>
        <w:t xml:space="preserve">for example:</w:t>
        <w:br w:type="textWrapping"/>
        <w:t xml:space="preserve">input: n=10</w:t>
        <w:br w:type="textWrapping"/>
        <w:t xml:space="preserve">output: 40</w:t>
      </w:r>
    </w:p>
    <w:p w:rsidR="00000000" w:rsidDel="00000000" w:rsidP="00000000" w:rsidRDefault="00000000" w:rsidRPr="00000000" w14:paraId="000000BB">
      <w:pPr>
        <w:numPr>
          <w:ilvl w:val="0"/>
          <w:numId w:val="8"/>
        </w:numPr>
        <w:spacing w:after="0" w:afterAutospacing="0"/>
      </w:pPr>
      <w:r w:rsidDel="00000000" w:rsidR="00000000" w:rsidRPr="00000000">
        <w:rPr>
          <w:rtl w:val="0"/>
        </w:rPr>
        <w:t xml:space="preserve">What type of join returns all records when there is a match in either the left or right table?</w:t>
      </w:r>
    </w:p>
    <w:p w:rsidR="00000000" w:rsidDel="00000000" w:rsidP="00000000" w:rsidRDefault="00000000" w:rsidRPr="00000000" w14:paraId="000000BC">
      <w:pPr>
        <w:numPr>
          <w:ilvl w:val="0"/>
          <w:numId w:val="8"/>
        </w:numPr>
        <w:spacing w:after="0" w:afterAutospacing="0"/>
      </w:pPr>
      <w:r w:rsidDel="00000000" w:rsidR="00000000" w:rsidRPr="00000000">
        <w:rPr>
          <w:rtl w:val="0"/>
        </w:rPr>
        <w:t xml:space="preserve">What is the implicit return type of constructor?</w:t>
      </w:r>
    </w:p>
    <w:p w:rsidR="00000000" w:rsidDel="00000000" w:rsidP="00000000" w:rsidRDefault="00000000" w:rsidRPr="00000000" w14:paraId="000000BD">
      <w:pPr>
        <w:numPr>
          <w:ilvl w:val="0"/>
          <w:numId w:val="8"/>
        </w:numPr>
        <w:spacing w:after="0" w:afterAutospacing="0"/>
      </w:pPr>
      <w:r w:rsidDel="00000000" w:rsidR="00000000" w:rsidRPr="00000000">
        <w:rPr>
          <w:rtl w:val="0"/>
        </w:rPr>
        <w:t xml:space="preserve">Write a program to calculate the product of the digits located at odd positions in a given number:</w:t>
        <w:br w:type="textWrapping"/>
        <w:t xml:space="preserve">Input: 563812</w:t>
        <w:br w:type="textWrapping"/>
        <w:t xml:space="preserve">output: 15</w:t>
      </w:r>
    </w:p>
    <w:p w:rsidR="00000000" w:rsidDel="00000000" w:rsidP="00000000" w:rsidRDefault="00000000" w:rsidRPr="00000000" w14:paraId="000000BE">
      <w:pPr>
        <w:numPr>
          <w:ilvl w:val="0"/>
          <w:numId w:val="8"/>
        </w:numPr>
        <w:spacing w:after="0" w:afterAutospacing="0"/>
      </w:pPr>
      <w:r w:rsidDel="00000000" w:rsidR="00000000" w:rsidRPr="00000000">
        <w:rPr>
          <w:rtl w:val="0"/>
        </w:rPr>
        <w:t xml:space="preserve">Which of the following features interacts one object with another object?</w:t>
      </w:r>
    </w:p>
    <w:p w:rsidR="00000000" w:rsidDel="00000000" w:rsidP="00000000" w:rsidRDefault="00000000" w:rsidRPr="00000000" w14:paraId="000000BF">
      <w:pPr>
        <w:numPr>
          <w:ilvl w:val="0"/>
          <w:numId w:val="9"/>
        </w:numPr>
        <w:spacing w:after="0" w:afterAutospacing="0"/>
        <w:ind w:left="1440" w:hanging="360"/>
      </w:pPr>
      <w:r w:rsidDel="00000000" w:rsidR="00000000" w:rsidRPr="00000000">
        <w:rPr>
          <w:rtl w:val="0"/>
        </w:rPr>
        <w:t xml:space="preserve">message reading</w:t>
      </w:r>
    </w:p>
    <w:p w:rsidR="00000000" w:rsidDel="00000000" w:rsidP="00000000" w:rsidRDefault="00000000" w:rsidRPr="00000000" w14:paraId="000000C0">
      <w:pPr>
        <w:numPr>
          <w:ilvl w:val="0"/>
          <w:numId w:val="9"/>
        </w:numPr>
        <w:spacing w:after="0" w:afterAutospacing="0"/>
        <w:ind w:left="1440" w:hanging="360"/>
      </w:pPr>
      <w:r w:rsidDel="00000000" w:rsidR="00000000" w:rsidRPr="00000000">
        <w:rPr>
          <w:rtl w:val="0"/>
        </w:rPr>
        <w:t xml:space="preserve">message passing </w:t>
      </w:r>
    </w:p>
    <w:p w:rsidR="00000000" w:rsidDel="00000000" w:rsidP="00000000" w:rsidRDefault="00000000" w:rsidRPr="00000000" w14:paraId="000000C1">
      <w:pPr>
        <w:numPr>
          <w:ilvl w:val="0"/>
          <w:numId w:val="9"/>
        </w:numPr>
        <w:spacing w:after="0" w:afterAutospacing="0"/>
        <w:ind w:left="1440" w:hanging="360"/>
      </w:pPr>
      <w:r w:rsidDel="00000000" w:rsidR="00000000" w:rsidRPr="00000000">
        <w:rPr>
          <w:rtl w:val="0"/>
        </w:rPr>
        <w:t xml:space="preserve">data transfer</w:t>
      </w:r>
    </w:p>
    <w:p w:rsidR="00000000" w:rsidDel="00000000" w:rsidP="00000000" w:rsidRDefault="00000000" w:rsidRPr="00000000" w14:paraId="000000C2">
      <w:pPr>
        <w:numPr>
          <w:ilvl w:val="0"/>
          <w:numId w:val="9"/>
        </w:numPr>
        <w:spacing w:after="0" w:afterAutospacing="0"/>
        <w:ind w:left="1440" w:hanging="360"/>
      </w:pPr>
      <w:r w:rsidDel="00000000" w:rsidR="00000000" w:rsidRPr="00000000">
        <w:rPr>
          <w:rtl w:val="0"/>
        </w:rPr>
        <w:t xml:space="preserve">data binding</w:t>
      </w:r>
    </w:p>
    <w:p w:rsidR="00000000" w:rsidDel="00000000" w:rsidP="00000000" w:rsidRDefault="00000000" w:rsidRPr="00000000" w14:paraId="000000C3">
      <w:pPr>
        <w:numPr>
          <w:ilvl w:val="0"/>
          <w:numId w:val="8"/>
        </w:numPr>
        <w:spacing w:after="0" w:afterAutospacing="0"/>
      </w:pPr>
      <w:r w:rsidDel="00000000" w:rsidR="00000000" w:rsidRPr="00000000">
        <w:rPr>
          <w:rtl w:val="0"/>
        </w:rPr>
        <w:t xml:space="preserve"> What is the purpose of depth first search?</w:t>
      </w:r>
    </w:p>
    <w:p w:rsidR="00000000" w:rsidDel="00000000" w:rsidP="00000000" w:rsidRDefault="00000000" w:rsidRPr="00000000" w14:paraId="000000C4">
      <w:pPr>
        <w:numPr>
          <w:ilvl w:val="0"/>
          <w:numId w:val="8"/>
        </w:numPr>
        <w:spacing w:after="0" w:afterAutospacing="0"/>
      </w:pPr>
      <w:r w:rsidDel="00000000" w:rsidR="00000000" w:rsidRPr="00000000">
        <w:rPr>
          <w:rtl w:val="0"/>
        </w:rPr>
        <w:t xml:space="preserve">When does the arrayIndexOutOfBoundsExpection occur:</w:t>
      </w:r>
    </w:p>
    <w:p w:rsidR="00000000" w:rsidDel="00000000" w:rsidP="00000000" w:rsidRDefault="00000000" w:rsidRPr="00000000" w14:paraId="000000C5">
      <w:pPr>
        <w:numPr>
          <w:ilvl w:val="0"/>
          <w:numId w:val="1"/>
        </w:numPr>
        <w:spacing w:after="0" w:afterAutospacing="0"/>
        <w:ind w:left="1440" w:hanging="360"/>
      </w:pPr>
      <w:r w:rsidDel="00000000" w:rsidR="00000000" w:rsidRPr="00000000">
        <w:rPr>
          <w:rtl w:val="0"/>
        </w:rPr>
        <w:t xml:space="preserve">not an exception at all</w:t>
      </w:r>
    </w:p>
    <w:p w:rsidR="00000000" w:rsidDel="00000000" w:rsidP="00000000" w:rsidRDefault="00000000" w:rsidRPr="00000000" w14:paraId="000000C6">
      <w:pPr>
        <w:numPr>
          <w:ilvl w:val="0"/>
          <w:numId w:val="1"/>
        </w:numPr>
        <w:spacing w:after="0" w:afterAutospacing="0"/>
        <w:ind w:left="1440" w:hanging="360"/>
      </w:pPr>
      <w:r w:rsidDel="00000000" w:rsidR="00000000" w:rsidRPr="00000000">
        <w:rPr>
          <w:rtl w:val="0"/>
        </w:rPr>
        <w:t xml:space="preserve">compile time</w:t>
      </w:r>
    </w:p>
    <w:p w:rsidR="00000000" w:rsidDel="00000000" w:rsidP="00000000" w:rsidRDefault="00000000" w:rsidRPr="00000000" w14:paraId="000000C7">
      <w:pPr>
        <w:numPr>
          <w:ilvl w:val="0"/>
          <w:numId w:val="1"/>
        </w:numPr>
        <w:spacing w:after="0" w:afterAutospacing="0"/>
        <w:ind w:left="1440" w:hanging="360"/>
      </w:pPr>
      <w:r w:rsidDel="00000000" w:rsidR="00000000" w:rsidRPr="00000000">
        <w:rPr>
          <w:rtl w:val="0"/>
        </w:rPr>
        <w:t xml:space="preserve">run time</w:t>
      </w:r>
    </w:p>
    <w:p w:rsidR="00000000" w:rsidDel="00000000" w:rsidP="00000000" w:rsidRDefault="00000000" w:rsidRPr="00000000" w14:paraId="000000C8">
      <w:pPr>
        <w:numPr>
          <w:ilvl w:val="0"/>
          <w:numId w:val="1"/>
        </w:numPr>
        <w:spacing w:after="0" w:afterAutospacing="0"/>
        <w:ind w:left="1440" w:hanging="360"/>
      </w:pPr>
      <w:r w:rsidDel="00000000" w:rsidR="00000000" w:rsidRPr="00000000">
        <w:rPr>
          <w:rtl w:val="0"/>
        </w:rPr>
        <w:t xml:space="preserve">not an error</w:t>
      </w:r>
    </w:p>
    <w:p w:rsidR="00000000" w:rsidDel="00000000" w:rsidP="00000000" w:rsidRDefault="00000000" w:rsidRPr="00000000" w14:paraId="000000C9">
      <w:pPr>
        <w:numPr>
          <w:ilvl w:val="0"/>
          <w:numId w:val="8"/>
        </w:numPr>
        <w:spacing w:after="0" w:afterAutospacing="0"/>
      </w:pPr>
      <w:r w:rsidDel="00000000" w:rsidR="00000000" w:rsidRPr="00000000">
        <w:rPr>
          <w:rtl w:val="0"/>
        </w:rPr>
        <w:t xml:space="preserve">What is the purpose of SQL LIKE operator?</w:t>
      </w:r>
    </w:p>
    <w:p w:rsidR="00000000" w:rsidDel="00000000" w:rsidP="00000000" w:rsidRDefault="00000000" w:rsidRPr="00000000" w14:paraId="000000CA">
      <w:pPr>
        <w:numPr>
          <w:ilvl w:val="0"/>
          <w:numId w:val="8"/>
        </w:numPr>
        <w:spacing w:after="0" w:afterAutospacing="0"/>
      </w:pPr>
      <w:r w:rsidDel="00000000" w:rsidR="00000000" w:rsidRPr="00000000">
        <w:rPr>
          <w:rtl w:val="0"/>
        </w:rPr>
        <w:t xml:space="preserve">Which sorting algorithm can be used to sort a random linked list with  minimum time complexity?</w:t>
      </w:r>
    </w:p>
    <w:p w:rsidR="00000000" w:rsidDel="00000000" w:rsidP="00000000" w:rsidRDefault="00000000" w:rsidRPr="00000000" w14:paraId="000000CB">
      <w:pPr>
        <w:numPr>
          <w:ilvl w:val="0"/>
          <w:numId w:val="8"/>
        </w:numPr>
        <w:spacing w:after="0" w:afterAutospacing="0"/>
      </w:pPr>
      <w:r w:rsidDel="00000000" w:rsidR="00000000" w:rsidRPr="00000000">
        <w:rPr>
          <w:rtl w:val="0"/>
        </w:rPr>
        <w:t xml:space="preserve">Check if two given strings are isomorphic to each other. Return true if they are isomorphic otherwise return false.</w:t>
      </w:r>
    </w:p>
    <w:p w:rsidR="00000000" w:rsidDel="00000000" w:rsidP="00000000" w:rsidRDefault="00000000" w:rsidRPr="00000000" w14:paraId="000000CC">
      <w:pPr>
        <w:numPr>
          <w:ilvl w:val="0"/>
          <w:numId w:val="8"/>
        </w:numPr>
        <w:spacing w:after="0" w:afterAutospacing="0"/>
      </w:pPr>
      <w:r w:rsidDel="00000000" w:rsidR="00000000" w:rsidRPr="00000000">
        <w:rPr>
          <w:rtl w:val="0"/>
        </w:rPr>
        <w:t xml:space="preserve">Which sql statement is used to update date in a table?</w:t>
      </w:r>
    </w:p>
    <w:p w:rsidR="00000000" w:rsidDel="00000000" w:rsidP="00000000" w:rsidRDefault="00000000" w:rsidRPr="00000000" w14:paraId="000000CD">
      <w:pPr>
        <w:numPr>
          <w:ilvl w:val="0"/>
          <w:numId w:val="8"/>
        </w:numPr>
      </w:pPr>
      <w:r w:rsidDel="00000000" w:rsidR="00000000" w:rsidRPr="00000000">
        <w:rPr>
          <w:rtl w:val="0"/>
        </w:rPr>
        <w:t xml:space="preserve">Write a program to check if a given number is perfect or not. a number is said to be perfect if the sum of all its factors excluding the number itself is equal to the number. Return 1 if the number is perfect otherwise return 0</w:t>
      </w:r>
    </w:p>
    <w:p w:rsidR="00000000" w:rsidDel="00000000" w:rsidP="00000000" w:rsidRDefault="00000000" w:rsidRPr="00000000" w14:paraId="000000CE">
      <w:pPr>
        <w:rPr/>
      </w:pPr>
      <w:r w:rsidDel="00000000" w:rsidR="00000000" w:rsidRPr="00000000">
        <w:rPr>
          <w:rtl w:val="0"/>
        </w:rPr>
        <w:t xml:space="preserve">input: 28</w:t>
        <w:br w:type="textWrapping"/>
        <w:t xml:space="preserve">output: 1</w:t>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rPr>
          <w:b w:val="1"/>
          <w:bCs w:val="1"/>
          <w:sz w:val="32"/>
          <w:szCs w:val="32"/>
        </w:rPr>
      </w:pPr>
      <w:bookmarkStart w:colFirst="0" w:colLast="0" w:name="_sgb6mykrp4x" w:id="12"/>
      <w:bookmarkEnd w:id="12"/>
      <w:r w:rsidDel="00000000" w:rsidR="00000000" w:rsidRPr="00000000">
        <w:rPr>
          <w:b w:val="1"/>
          <w:bCs w:val="1"/>
          <w:sz w:val="32"/>
          <w:szCs w:val="32"/>
          <w:rtl w:val="0"/>
        </w:rPr>
        <w:t xml:space="preserve">Note: </w:t>
      </w:r>
    </w:p>
    <w:p w:rsidR="00000000" w:rsidDel="00000000" w:rsidP="00000000" w:rsidRDefault="00000000" w:rsidRPr="00000000" w14:paraId="000000D0">
      <w:pPr>
        <w:ind w:left="360" w:firstLine="0"/>
        <w:rPr>
          <w:b w:val="1"/>
          <w:bCs w:val="1"/>
          <w:sz w:val="30"/>
          <w:szCs w:val="30"/>
          <w:u w:val="single"/>
          <w:shd w:fill="ffe599" w:val="clear"/>
        </w:rPr>
      </w:pPr>
      <w:r w:rsidDel="00000000" w:rsidR="00000000" w:rsidRPr="00000000">
        <w:rPr>
          <w:b w:val="1"/>
          <w:bCs w:val="1"/>
          <w:sz w:val="30"/>
          <w:szCs w:val="30"/>
          <w:u w:val="single"/>
          <w:shd w:fill="ffe599" w:val="clear"/>
          <w:rtl w:val="0"/>
        </w:rPr>
        <w:t xml:space="preserve">Before Fall 2024, Bajra only took one test before the interview so the questions below are a mix of aptitude &amp; technical.   </w:t>
      </w:r>
    </w:p>
    <w:p w:rsidR="00000000" w:rsidDel="00000000" w:rsidP="00000000" w:rsidRDefault="00000000" w:rsidRPr="00000000" w14:paraId="000000D1">
      <w:pPr>
        <w:pStyle w:val="Heading2"/>
        <w:rPr>
          <w:b w:val="1"/>
          <w:bCs w:val="1"/>
          <w:sz w:val="32"/>
          <w:szCs w:val="32"/>
        </w:rPr>
      </w:pPr>
      <w:bookmarkStart w:colFirst="0" w:colLast="0" w:name="_7tj3gkmykpdf" w:id="13"/>
      <w:bookmarkEnd w:id="13"/>
      <w:r w:rsidDel="00000000" w:rsidR="00000000" w:rsidRPr="00000000">
        <w:rPr>
          <w:b w:val="1"/>
          <w:bCs w:val="1"/>
          <w:sz w:val="32"/>
          <w:szCs w:val="32"/>
          <w:rtl w:val="0"/>
        </w:rPr>
        <w:t xml:space="preserve">Summer 2024 (React Stack)</w:t>
      </w:r>
      <w:r w:rsidDel="00000000" w:rsidR="00000000" w:rsidRPr="00000000">
        <w:rPr>
          <w:rtl w:val="0"/>
        </w:rPr>
      </w:r>
    </w:p>
    <w:p w:rsidR="00000000" w:rsidDel="00000000" w:rsidP="00000000" w:rsidRDefault="00000000" w:rsidRPr="00000000" w14:paraId="000000D2">
      <w:pPr>
        <w:pStyle w:val="Heading3"/>
        <w:rPr/>
      </w:pPr>
      <w:bookmarkStart w:colFirst="0" w:colLast="0" w:name="_6rkr7hfnvoq4" w:id="14"/>
      <w:bookmarkEnd w:id="14"/>
      <w:r w:rsidDel="00000000" w:rsidR="00000000" w:rsidRPr="00000000">
        <w:rPr>
          <w:rtl w:val="0"/>
        </w:rPr>
        <w:t xml:space="preserve">25 MCQs</w:t>
      </w:r>
    </w:p>
    <w:p w:rsidR="00000000" w:rsidDel="00000000" w:rsidP="00000000" w:rsidRDefault="00000000" w:rsidRPr="00000000" w14:paraId="000000D3">
      <w:pPr>
        <w:rPr/>
      </w:pPr>
      <w:r w:rsidDel="00000000" w:rsidR="00000000" w:rsidRPr="00000000">
        <w:rPr>
          <w:rtl w:val="0"/>
        </w:rPr>
        <w:t xml:space="preserve">(there are more than 25 questions here because other people also contributed some questions they got)</w:t>
      </w:r>
    </w:p>
    <w:p w:rsidR="00000000" w:rsidDel="00000000" w:rsidP="00000000" w:rsidRDefault="00000000" w:rsidRPr="00000000" w14:paraId="000000D4">
      <w:pPr>
        <w:numPr>
          <w:ilvl w:val="0"/>
          <w:numId w:val="11"/>
        </w:numPr>
        <w:spacing w:after="0" w:afterAutospacing="0"/>
      </w:pPr>
      <w:r w:rsidDel="00000000" w:rsidR="00000000" w:rsidRPr="00000000">
        <w:rPr>
          <w:rtl w:val="0"/>
        </w:rPr>
        <w:t xml:space="preserve">Which of the following is a trait of distributed </w:t>
      </w:r>
      <w:r w:rsidDel="00000000" w:rsidR="00000000" w:rsidRPr="00000000">
        <w:rPr>
          <w:rtl w:val="0"/>
        </w:rPr>
        <w:t xml:space="preserve">dbms</w:t>
      </w:r>
      <w:r w:rsidDel="00000000" w:rsidR="00000000" w:rsidRPr="00000000">
        <w:rPr>
          <w:rtl w:val="0"/>
        </w:rPr>
        <w:t xml:space="preserve">?</w:t>
      </w:r>
    </w:p>
    <w:p w:rsidR="00000000" w:rsidDel="00000000" w:rsidP="00000000" w:rsidRDefault="00000000" w:rsidRPr="00000000" w14:paraId="000000D5">
      <w:pPr>
        <w:numPr>
          <w:ilvl w:val="1"/>
          <w:numId w:val="11"/>
        </w:numPr>
        <w:spacing w:after="0" w:afterAutospacing="0"/>
        <w:ind w:left="1440" w:hanging="360"/>
      </w:pPr>
      <w:r w:rsidDel="00000000" w:rsidR="00000000" w:rsidRPr="00000000">
        <w:rPr>
          <w:rtl w:val="0"/>
        </w:rPr>
        <w:t xml:space="preserve">Data redundancy</w:t>
      </w:r>
    </w:p>
    <w:p w:rsidR="00000000" w:rsidDel="00000000" w:rsidP="00000000" w:rsidRDefault="00000000" w:rsidRPr="00000000" w14:paraId="000000D6">
      <w:pPr>
        <w:numPr>
          <w:ilvl w:val="1"/>
          <w:numId w:val="11"/>
        </w:numPr>
        <w:spacing w:after="0" w:afterAutospacing="0"/>
        <w:ind w:left="1440" w:hanging="360"/>
      </w:pPr>
      <w:r w:rsidDel="00000000" w:rsidR="00000000" w:rsidRPr="00000000">
        <w:rPr>
          <w:rtl w:val="0"/>
        </w:rPr>
        <w:t xml:space="preserve">Data independence (answer)</w:t>
      </w:r>
    </w:p>
    <w:p w:rsidR="00000000" w:rsidDel="00000000" w:rsidP="00000000" w:rsidRDefault="00000000" w:rsidRPr="00000000" w14:paraId="000000D7">
      <w:pPr>
        <w:numPr>
          <w:ilvl w:val="1"/>
          <w:numId w:val="11"/>
        </w:numPr>
        <w:spacing w:after="0" w:afterAutospacing="0"/>
        <w:ind w:left="1440" w:hanging="360"/>
      </w:pPr>
      <w:r w:rsidDel="00000000" w:rsidR="00000000" w:rsidRPr="00000000">
        <w:rPr>
          <w:rtl w:val="0"/>
        </w:rPr>
        <w:t xml:space="preserve">Single point of failure</w:t>
      </w:r>
    </w:p>
    <w:p w:rsidR="00000000" w:rsidDel="00000000" w:rsidP="00000000" w:rsidRDefault="00000000" w:rsidRPr="00000000" w14:paraId="000000D8">
      <w:pPr>
        <w:numPr>
          <w:ilvl w:val="1"/>
          <w:numId w:val="11"/>
        </w:numPr>
        <w:spacing w:after="0" w:afterAutospacing="0"/>
        <w:ind w:left="1440" w:hanging="360"/>
      </w:pPr>
      <w:r w:rsidDel="00000000" w:rsidR="00000000" w:rsidRPr="00000000">
        <w:rPr>
          <w:rtl w:val="0"/>
        </w:rPr>
        <w:t xml:space="preserve">Centralized system</w:t>
      </w:r>
    </w:p>
    <w:p w:rsidR="00000000" w:rsidDel="00000000" w:rsidP="00000000" w:rsidRDefault="00000000" w:rsidRPr="00000000" w14:paraId="000000D9">
      <w:pPr>
        <w:numPr>
          <w:ilvl w:val="0"/>
          <w:numId w:val="11"/>
        </w:numPr>
        <w:spacing w:after="0" w:afterAutospacing="0"/>
      </w:pPr>
      <w:r w:rsidDel="00000000" w:rsidR="00000000" w:rsidRPr="00000000">
        <w:rPr>
          <w:rtl w:val="0"/>
        </w:rPr>
        <w:t xml:space="preserve">What is composition in OOP</w:t>
      </w:r>
    </w:p>
    <w:p w:rsidR="00000000" w:rsidDel="00000000" w:rsidP="00000000" w:rsidRDefault="00000000" w:rsidRPr="00000000" w14:paraId="000000DA">
      <w:pPr>
        <w:numPr>
          <w:ilvl w:val="1"/>
          <w:numId w:val="11"/>
        </w:numPr>
        <w:spacing w:after="0" w:afterAutospacing="0"/>
        <w:ind w:left="1440" w:hanging="360"/>
      </w:pPr>
      <w:r w:rsidDel="00000000" w:rsidR="00000000" w:rsidRPr="00000000">
        <w:rPr>
          <w:rtl w:val="0"/>
        </w:rPr>
        <w:t xml:space="preserve">Combining multiple classes</w:t>
      </w:r>
    </w:p>
    <w:p w:rsidR="00000000" w:rsidDel="00000000" w:rsidP="00000000" w:rsidRDefault="00000000" w:rsidRPr="00000000" w14:paraId="000000DB">
      <w:pPr>
        <w:numPr>
          <w:ilvl w:val="1"/>
          <w:numId w:val="11"/>
        </w:numPr>
        <w:spacing w:after="0" w:afterAutospacing="0"/>
        <w:ind w:left="1440" w:hanging="360"/>
      </w:pPr>
      <w:r w:rsidDel="00000000" w:rsidR="00000000" w:rsidRPr="00000000">
        <w:rPr>
          <w:rtl w:val="0"/>
        </w:rPr>
        <w:t xml:space="preserve">achieving multiple inheritance </w:t>
      </w:r>
    </w:p>
    <w:p w:rsidR="00000000" w:rsidDel="00000000" w:rsidP="00000000" w:rsidRDefault="00000000" w:rsidRPr="00000000" w14:paraId="000000DC">
      <w:pPr>
        <w:numPr>
          <w:ilvl w:val="1"/>
          <w:numId w:val="11"/>
        </w:numPr>
        <w:spacing w:after="0" w:afterAutospacing="0"/>
        <w:ind w:left="1440" w:hanging="360"/>
      </w:pPr>
      <w:r w:rsidDel="00000000" w:rsidR="00000000" w:rsidRPr="00000000">
        <w:rPr>
          <w:rtl w:val="0"/>
        </w:rPr>
        <w:t xml:space="preserve">instantiating other objects in an object (answer)</w:t>
      </w:r>
    </w:p>
    <w:p w:rsidR="00000000" w:rsidDel="00000000" w:rsidP="00000000" w:rsidRDefault="00000000" w:rsidRPr="00000000" w14:paraId="000000DD">
      <w:pPr>
        <w:numPr>
          <w:ilvl w:val="1"/>
          <w:numId w:val="11"/>
        </w:numPr>
        <w:spacing w:after="0" w:afterAutospacing="0"/>
        <w:ind w:left="1440" w:hanging="360"/>
      </w:pPr>
      <w:r w:rsidDel="00000000" w:rsidR="00000000" w:rsidRPr="00000000">
        <w:rPr>
          <w:rtl w:val="0"/>
        </w:rPr>
      </w:r>
    </w:p>
    <w:p w:rsidR="00000000" w:rsidDel="00000000" w:rsidP="00000000" w:rsidRDefault="00000000" w:rsidRPr="00000000" w14:paraId="000000DE">
      <w:pPr>
        <w:numPr>
          <w:ilvl w:val="0"/>
          <w:numId w:val="11"/>
        </w:numPr>
        <w:spacing w:after="0" w:afterAutospacing="0"/>
      </w:pPr>
      <w:r w:rsidDel="00000000" w:rsidR="00000000" w:rsidRPr="00000000">
        <w:rPr>
          <w:rtl w:val="0"/>
        </w:rPr>
        <w:t xml:space="preserve">What does “composition over inheritance” mean?</w:t>
      </w:r>
    </w:p>
    <w:p w:rsidR="00000000" w:rsidDel="00000000" w:rsidP="00000000" w:rsidRDefault="00000000" w:rsidRPr="00000000" w14:paraId="000000DF">
      <w:pPr>
        <w:numPr>
          <w:ilvl w:val="0"/>
          <w:numId w:val="11"/>
        </w:numPr>
        <w:spacing w:after="0" w:afterAutospacing="0"/>
      </w:pPr>
      <w:r w:rsidDel="00000000" w:rsidR="00000000" w:rsidRPr="00000000">
        <w:rPr>
          <w:rtl w:val="0"/>
        </w:rPr>
        <w:t xml:space="preserve">What is serialization in OOP? (Ans: converting data to byte stream)</w:t>
      </w:r>
    </w:p>
    <w:p w:rsidR="00000000" w:rsidDel="00000000" w:rsidP="00000000" w:rsidRDefault="00000000" w:rsidRPr="00000000" w14:paraId="000000E0">
      <w:pPr>
        <w:numPr>
          <w:ilvl w:val="0"/>
          <w:numId w:val="11"/>
        </w:numPr>
        <w:spacing w:after="0" w:afterAutospacing="0"/>
      </w:pPr>
      <w:r w:rsidDel="00000000" w:rsidR="00000000" w:rsidRPr="00000000">
        <w:rPr>
          <w:rtl w:val="0"/>
        </w:rPr>
        <w:t xml:space="preserve">Which of these is an abstract class?</w:t>
      </w:r>
    </w:p>
    <w:p w:rsidR="00000000" w:rsidDel="00000000" w:rsidP="00000000" w:rsidRDefault="00000000" w:rsidRPr="00000000" w14:paraId="000000E1">
      <w:pPr>
        <w:numPr>
          <w:ilvl w:val="1"/>
          <w:numId w:val="11"/>
        </w:numPr>
        <w:spacing w:after="0" w:afterAutospacing="0"/>
        <w:ind w:left="1440" w:hanging="360"/>
      </w:pPr>
      <w:r w:rsidDel="00000000" w:rsidR="00000000" w:rsidRPr="00000000">
        <w:rPr>
          <w:rtl w:val="0"/>
        </w:rPr>
        <w:t xml:space="preserve">Class which can’t be instantiated and may have abstract methods</w:t>
      </w:r>
    </w:p>
    <w:p w:rsidR="00000000" w:rsidDel="00000000" w:rsidP="00000000" w:rsidRDefault="00000000" w:rsidRPr="00000000" w14:paraId="000000E2">
      <w:pPr>
        <w:numPr>
          <w:ilvl w:val="1"/>
          <w:numId w:val="11"/>
        </w:numPr>
        <w:spacing w:after="0" w:afterAutospacing="0"/>
        <w:ind w:left="1440" w:hanging="360"/>
      </w:pPr>
      <w:r w:rsidDel="00000000" w:rsidR="00000000" w:rsidRPr="00000000">
        <w:rPr>
          <w:rtl w:val="0"/>
        </w:rPr>
      </w:r>
    </w:p>
    <w:p w:rsidR="00000000" w:rsidDel="00000000" w:rsidP="00000000" w:rsidRDefault="00000000" w:rsidRPr="00000000" w14:paraId="000000E3">
      <w:pPr>
        <w:numPr>
          <w:ilvl w:val="0"/>
          <w:numId w:val="11"/>
        </w:numPr>
        <w:spacing w:after="0" w:afterAutospacing="0"/>
      </w:pPr>
      <w:r w:rsidDel="00000000" w:rsidR="00000000" w:rsidRPr="00000000">
        <w:rPr>
          <w:rtl w:val="0"/>
        </w:rPr>
        <w:t xml:space="preserve">Which type of non volatile storage is used in database?</w:t>
      </w:r>
    </w:p>
    <w:p w:rsidR="00000000" w:rsidDel="00000000" w:rsidP="00000000" w:rsidRDefault="00000000" w:rsidRPr="00000000" w14:paraId="000000E4">
      <w:pPr>
        <w:numPr>
          <w:ilvl w:val="1"/>
          <w:numId w:val="11"/>
        </w:numPr>
        <w:spacing w:after="0" w:afterAutospacing="0"/>
        <w:ind w:left="1440" w:hanging="360"/>
      </w:pPr>
      <w:r w:rsidDel="00000000" w:rsidR="00000000" w:rsidRPr="00000000">
        <w:rPr>
          <w:rtl w:val="0"/>
        </w:rPr>
        <w:t xml:space="preserve">Ram</w:t>
      </w:r>
    </w:p>
    <w:p w:rsidR="00000000" w:rsidDel="00000000" w:rsidP="00000000" w:rsidRDefault="00000000" w:rsidRPr="00000000" w14:paraId="000000E5">
      <w:pPr>
        <w:numPr>
          <w:ilvl w:val="1"/>
          <w:numId w:val="11"/>
        </w:numPr>
        <w:spacing w:after="0" w:afterAutospacing="0"/>
        <w:ind w:left="1440" w:hanging="360"/>
      </w:pPr>
      <w:r w:rsidDel="00000000" w:rsidR="00000000" w:rsidRPr="00000000">
        <w:rPr>
          <w:rtl w:val="0"/>
        </w:rPr>
        <w:t xml:space="preserve">Rom</w:t>
      </w:r>
    </w:p>
    <w:p w:rsidR="00000000" w:rsidDel="00000000" w:rsidP="00000000" w:rsidRDefault="00000000" w:rsidRPr="00000000" w14:paraId="000000E6">
      <w:pPr>
        <w:numPr>
          <w:ilvl w:val="1"/>
          <w:numId w:val="11"/>
        </w:numPr>
        <w:spacing w:after="0" w:afterAutospacing="0"/>
        <w:ind w:left="1440" w:hanging="360"/>
      </w:pPr>
      <w:r w:rsidDel="00000000" w:rsidR="00000000" w:rsidRPr="00000000">
        <w:rPr>
          <w:rtl w:val="0"/>
        </w:rPr>
        <w:t xml:space="preserve">Cache</w:t>
      </w:r>
    </w:p>
    <w:p w:rsidR="00000000" w:rsidDel="00000000" w:rsidP="00000000" w:rsidRDefault="00000000" w:rsidRPr="00000000" w14:paraId="000000E7">
      <w:pPr>
        <w:numPr>
          <w:ilvl w:val="1"/>
          <w:numId w:val="11"/>
        </w:numPr>
        <w:spacing w:after="0" w:afterAutospacing="0"/>
        <w:ind w:left="1440" w:hanging="360"/>
      </w:pPr>
      <w:r w:rsidDel="00000000" w:rsidR="00000000" w:rsidRPr="00000000">
        <w:rPr>
          <w:rtl w:val="0"/>
        </w:rPr>
        <w:t xml:space="preserve">Hard disk (answer)</w:t>
      </w:r>
    </w:p>
    <w:p w:rsidR="00000000" w:rsidDel="00000000" w:rsidP="00000000" w:rsidRDefault="00000000" w:rsidRPr="00000000" w14:paraId="000000E8">
      <w:pPr>
        <w:numPr>
          <w:ilvl w:val="0"/>
          <w:numId w:val="11"/>
        </w:numPr>
        <w:spacing w:after="0" w:afterAutospacing="0"/>
      </w:pPr>
      <w:r w:rsidDel="00000000" w:rsidR="00000000" w:rsidRPr="00000000">
        <w:rPr>
          <w:rtl w:val="0"/>
        </w:rPr>
        <w:t xml:space="preserve">What does ODBC stand for?</w:t>
      </w:r>
    </w:p>
    <w:p w:rsidR="00000000" w:rsidDel="00000000" w:rsidP="00000000" w:rsidRDefault="00000000" w:rsidRPr="00000000" w14:paraId="000000E9">
      <w:pPr>
        <w:numPr>
          <w:ilvl w:val="1"/>
          <w:numId w:val="11"/>
        </w:numPr>
        <w:spacing w:after="0" w:afterAutospacing="0"/>
        <w:ind w:left="1440" w:hanging="360"/>
        <w:rPr>
          <w:b w:val="1"/>
          <w:bCs w:val="1"/>
        </w:rPr>
      </w:pPr>
      <w:r w:rsidDel="00000000" w:rsidR="00000000" w:rsidRPr="00000000">
        <w:rPr>
          <w:b w:val="1"/>
          <w:bCs w:val="1"/>
          <w:rtl w:val="0"/>
        </w:rPr>
        <w:t xml:space="preserve">Open Database Connectivity </w:t>
      </w:r>
    </w:p>
    <w:p w:rsidR="00000000" w:rsidDel="00000000" w:rsidP="00000000" w:rsidRDefault="00000000" w:rsidRPr="00000000" w14:paraId="000000EA">
      <w:pPr>
        <w:numPr>
          <w:ilvl w:val="1"/>
          <w:numId w:val="11"/>
        </w:numPr>
        <w:spacing w:after="0" w:afterAutospacing="0"/>
        <w:ind w:left="1440" w:hanging="360"/>
      </w:pPr>
      <w:r w:rsidDel="00000000" w:rsidR="00000000" w:rsidRPr="00000000">
        <w:rPr>
          <w:rtl w:val="0"/>
        </w:rPr>
        <w:t xml:space="preserve">Oracle Database Connectivity</w:t>
      </w:r>
    </w:p>
    <w:p w:rsidR="00000000" w:rsidDel="00000000" w:rsidP="00000000" w:rsidRDefault="00000000" w:rsidRPr="00000000" w14:paraId="000000EB">
      <w:pPr>
        <w:numPr>
          <w:ilvl w:val="1"/>
          <w:numId w:val="11"/>
        </w:numPr>
        <w:spacing w:after="0" w:afterAutospacing="0"/>
        <w:ind w:left="1440" w:hanging="360"/>
      </w:pPr>
      <w:r w:rsidDel="00000000" w:rsidR="00000000" w:rsidRPr="00000000">
        <w:rPr>
          <w:rtl w:val="0"/>
        </w:rPr>
      </w:r>
    </w:p>
    <w:p w:rsidR="00000000" w:rsidDel="00000000" w:rsidP="00000000" w:rsidRDefault="00000000" w:rsidRPr="00000000" w14:paraId="000000EC">
      <w:pPr>
        <w:numPr>
          <w:ilvl w:val="0"/>
          <w:numId w:val="11"/>
        </w:numPr>
        <w:spacing w:after="0" w:afterAutospacing="0"/>
      </w:pPr>
      <w:r w:rsidDel="00000000" w:rsidR="00000000" w:rsidRPr="00000000">
        <w:rPr>
          <w:rtl w:val="0"/>
        </w:rPr>
        <w:t xml:space="preserve">Which data structure uses First In, First Out concept?  (queue)</w:t>
      </w:r>
    </w:p>
    <w:p w:rsidR="00000000" w:rsidDel="00000000" w:rsidP="00000000" w:rsidRDefault="00000000" w:rsidRPr="00000000" w14:paraId="000000ED">
      <w:pPr>
        <w:numPr>
          <w:ilvl w:val="0"/>
          <w:numId w:val="11"/>
        </w:numPr>
        <w:spacing w:after="0" w:afterAutospacing="0"/>
      </w:pPr>
      <w:r w:rsidDel="00000000" w:rsidR="00000000" w:rsidRPr="00000000">
        <w:rPr>
          <w:rtl w:val="0"/>
        </w:rPr>
        <w:t xml:space="preserve">Which data structure both adds and removes data from same position? (stack)</w:t>
      </w:r>
    </w:p>
    <w:p w:rsidR="00000000" w:rsidDel="00000000" w:rsidP="00000000" w:rsidRDefault="00000000" w:rsidRPr="00000000" w14:paraId="000000EE">
      <w:pPr>
        <w:numPr>
          <w:ilvl w:val="0"/>
          <w:numId w:val="11"/>
        </w:numPr>
        <w:spacing w:after="0" w:afterAutospacing="0"/>
      </w:pPr>
      <w:r w:rsidDel="00000000" w:rsidR="00000000" w:rsidRPr="00000000">
        <w:rPr>
          <w:rtl w:val="0"/>
        </w:rPr>
        <w:t xml:space="preserve">What type of graph isn’t cyclic (i.e. starting and ending nodes aren’t connected)?  (Ans: Path)</w:t>
      </w:r>
    </w:p>
    <w:p w:rsidR="00000000" w:rsidDel="00000000" w:rsidP="00000000" w:rsidRDefault="00000000" w:rsidRPr="00000000" w14:paraId="000000EF">
      <w:pPr>
        <w:numPr>
          <w:ilvl w:val="0"/>
          <w:numId w:val="11"/>
        </w:numPr>
        <w:spacing w:after="0" w:afterAutospacing="0"/>
      </w:pPr>
      <w:r w:rsidDel="00000000" w:rsidR="00000000" w:rsidRPr="00000000">
        <w:rPr>
          <w:rtl w:val="0"/>
        </w:rPr>
        <w:t xml:space="preserve">What is the purpose of depth first search?</w:t>
      </w:r>
    </w:p>
    <w:p w:rsidR="00000000" w:rsidDel="00000000" w:rsidP="00000000" w:rsidRDefault="00000000" w:rsidRPr="00000000" w14:paraId="000000F0">
      <w:pPr>
        <w:numPr>
          <w:ilvl w:val="1"/>
          <w:numId w:val="11"/>
        </w:numPr>
        <w:spacing w:after="0" w:afterAutospacing="0"/>
        <w:ind w:left="1440" w:hanging="360"/>
      </w:pPr>
      <w:r w:rsidDel="00000000" w:rsidR="00000000" w:rsidRPr="00000000">
        <w:rPr>
          <w:rtl w:val="0"/>
        </w:rPr>
        <w:t xml:space="preserve">To find depth</w:t>
      </w:r>
    </w:p>
    <w:p w:rsidR="00000000" w:rsidDel="00000000" w:rsidP="00000000" w:rsidRDefault="00000000" w:rsidRPr="00000000" w14:paraId="000000F1">
      <w:pPr>
        <w:numPr>
          <w:ilvl w:val="1"/>
          <w:numId w:val="11"/>
        </w:numPr>
        <w:spacing w:after="0" w:afterAutospacing="0"/>
        <w:ind w:left="1440" w:hanging="360"/>
      </w:pPr>
      <w:r w:rsidDel="00000000" w:rsidR="00000000" w:rsidRPr="00000000">
        <w:rPr>
          <w:rtl w:val="0"/>
        </w:rPr>
        <w:t xml:space="preserve">To travel as deep as possible for every branch</w:t>
      </w:r>
    </w:p>
    <w:p w:rsidR="00000000" w:rsidDel="00000000" w:rsidP="00000000" w:rsidRDefault="00000000" w:rsidRPr="00000000" w14:paraId="000000F2">
      <w:pPr>
        <w:numPr>
          <w:ilvl w:val="0"/>
          <w:numId w:val="11"/>
        </w:numPr>
        <w:spacing w:after="0" w:afterAutospacing="0"/>
      </w:pPr>
      <w:r w:rsidDel="00000000" w:rsidR="00000000" w:rsidRPr="00000000">
        <w:rPr>
          <w:rtl w:val="0"/>
        </w:rPr>
        <w:t xml:space="preserve"> What is OUTER JOIN used for?</w:t>
      </w:r>
    </w:p>
    <w:p w:rsidR="00000000" w:rsidDel="00000000" w:rsidP="00000000" w:rsidRDefault="00000000" w:rsidRPr="00000000" w14:paraId="000000F3">
      <w:pPr>
        <w:numPr>
          <w:ilvl w:val="0"/>
          <w:numId w:val="11"/>
        </w:numPr>
        <w:spacing w:after="0" w:afterAutospacing="0"/>
      </w:pPr>
      <w:r w:rsidDel="00000000" w:rsidR="00000000" w:rsidRPr="00000000">
        <w:rPr>
          <w:rtl w:val="0"/>
        </w:rPr>
        <w:t xml:space="preserve"> What is TRUNCATE used for? (To delete all the rows in the table)</w:t>
      </w:r>
    </w:p>
    <w:p w:rsidR="00000000" w:rsidDel="00000000" w:rsidP="00000000" w:rsidRDefault="00000000" w:rsidRPr="00000000" w14:paraId="000000F4">
      <w:pPr>
        <w:numPr>
          <w:ilvl w:val="0"/>
          <w:numId w:val="11"/>
        </w:numPr>
        <w:spacing w:after="0" w:afterAutospacing="0"/>
      </w:pPr>
      <w:r w:rsidDel="00000000" w:rsidR="00000000" w:rsidRPr="00000000">
        <w:rPr>
          <w:rtl w:val="0"/>
        </w:rPr>
        <w:t xml:space="preserve"> What is WHERE clause used for?</w:t>
      </w:r>
    </w:p>
    <w:p w:rsidR="00000000" w:rsidDel="00000000" w:rsidP="00000000" w:rsidRDefault="00000000" w:rsidRPr="00000000" w14:paraId="000000F5">
      <w:pPr>
        <w:numPr>
          <w:ilvl w:val="0"/>
          <w:numId w:val="11"/>
        </w:numPr>
        <w:spacing w:after="0" w:afterAutospacing="0"/>
      </w:pPr>
      <w:r w:rsidDel="00000000" w:rsidR="00000000" w:rsidRPr="00000000">
        <w:rPr>
          <w:rtl w:val="0"/>
        </w:rPr>
        <w:t xml:space="preserve"> Which of the following queries has an error</w:t>
      </w:r>
    </w:p>
    <w:p w:rsidR="00000000" w:rsidDel="00000000" w:rsidP="00000000" w:rsidRDefault="00000000" w:rsidRPr="00000000" w14:paraId="000000F6">
      <w:pPr>
        <w:numPr>
          <w:ilvl w:val="1"/>
          <w:numId w:val="11"/>
        </w:numPr>
        <w:spacing w:after="0" w:afterAutospacing="0"/>
        <w:ind w:left="1440" w:hanging="360"/>
      </w:pPr>
      <w:r w:rsidDel="00000000" w:rsidR="00000000" w:rsidRPr="00000000">
        <w:rPr>
          <w:rtl w:val="0"/>
        </w:rPr>
        <w:t xml:space="preserve">Select empid, salary where salary &gt; 10000</w:t>
        <w:br w:type="textWrapping"/>
        <w:t xml:space="preserve">Reason: no FROM clause</w:t>
      </w:r>
    </w:p>
    <w:p w:rsidR="00000000" w:rsidDel="00000000" w:rsidP="00000000" w:rsidRDefault="00000000" w:rsidRPr="00000000" w14:paraId="000000F7">
      <w:pPr>
        <w:numPr>
          <w:ilvl w:val="0"/>
          <w:numId w:val="11"/>
        </w:numPr>
        <w:spacing w:after="0" w:afterAutospacing="0"/>
      </w:pPr>
      <w:r w:rsidDel="00000000" w:rsidR="00000000" w:rsidRPr="00000000">
        <w:rPr>
          <w:rtl w:val="0"/>
        </w:rPr>
        <w:t xml:space="preserve"> Which of these statements is correct for adding column to the table</w:t>
      </w:r>
    </w:p>
    <w:p w:rsidR="00000000" w:rsidDel="00000000" w:rsidP="00000000" w:rsidRDefault="00000000" w:rsidRPr="00000000" w14:paraId="000000F8">
      <w:pPr>
        <w:numPr>
          <w:ilvl w:val="0"/>
          <w:numId w:val="11"/>
        </w:numPr>
        <w:spacing w:after="0" w:afterAutospacing="0"/>
      </w:pPr>
      <w:r w:rsidDel="00000000" w:rsidR="00000000" w:rsidRPr="00000000">
        <w:rPr>
          <w:rtl w:val="0"/>
        </w:rPr>
        <w:t xml:space="preserve"> When does ArrayIndexOutOfBoundsException run?</w:t>
      </w:r>
    </w:p>
    <w:p w:rsidR="00000000" w:rsidDel="00000000" w:rsidP="00000000" w:rsidRDefault="00000000" w:rsidRPr="00000000" w14:paraId="000000F9">
      <w:pPr>
        <w:numPr>
          <w:ilvl w:val="1"/>
          <w:numId w:val="11"/>
        </w:numPr>
        <w:spacing w:after="0" w:afterAutospacing="0"/>
        <w:ind w:left="1440" w:hanging="360"/>
      </w:pPr>
      <w:r w:rsidDel="00000000" w:rsidR="00000000" w:rsidRPr="00000000">
        <w:rPr>
          <w:rtl w:val="0"/>
        </w:rPr>
        <w:t xml:space="preserve">At compile time</w:t>
      </w:r>
    </w:p>
    <w:p w:rsidR="00000000" w:rsidDel="00000000" w:rsidP="00000000" w:rsidRDefault="00000000" w:rsidRPr="00000000" w14:paraId="000000FA">
      <w:pPr>
        <w:numPr>
          <w:ilvl w:val="1"/>
          <w:numId w:val="11"/>
        </w:numPr>
        <w:spacing w:after="0" w:afterAutospacing="0"/>
        <w:ind w:left="1440" w:hanging="360"/>
      </w:pPr>
      <w:r w:rsidDel="00000000" w:rsidR="00000000" w:rsidRPr="00000000">
        <w:rPr>
          <w:rtl w:val="0"/>
        </w:rPr>
        <w:t xml:space="preserve">At runtime (answer)</w:t>
      </w:r>
    </w:p>
    <w:p w:rsidR="00000000" w:rsidDel="00000000" w:rsidP="00000000" w:rsidRDefault="00000000" w:rsidRPr="00000000" w14:paraId="000000FB">
      <w:pPr>
        <w:numPr>
          <w:ilvl w:val="1"/>
          <w:numId w:val="11"/>
        </w:numPr>
        <w:spacing w:after="0" w:afterAutospacing="0"/>
        <w:ind w:left="1440" w:hanging="360"/>
      </w:pPr>
      <w:r w:rsidDel="00000000" w:rsidR="00000000" w:rsidRPr="00000000">
        <w:rPr>
          <w:rtl w:val="0"/>
        </w:rPr>
        <w:t xml:space="preserve">Not an exception</w:t>
      </w:r>
    </w:p>
    <w:p w:rsidR="00000000" w:rsidDel="00000000" w:rsidP="00000000" w:rsidRDefault="00000000" w:rsidRPr="00000000" w14:paraId="000000FC">
      <w:pPr>
        <w:numPr>
          <w:ilvl w:val="0"/>
          <w:numId w:val="11"/>
        </w:numPr>
        <w:spacing w:after="0" w:afterAutospacing="0"/>
      </w:pPr>
      <w:r w:rsidDel="00000000" w:rsidR="00000000" w:rsidRPr="00000000">
        <w:rPr>
          <w:rtl w:val="0"/>
        </w:rPr>
        <w:t xml:space="preserve">Which SQL command is used to add a new column to an existing table? </w:t>
        <w:br w:type="textWrapping"/>
        <w:t xml:space="preserve">Ans: ALTER COLUMN</w:t>
      </w:r>
    </w:p>
    <w:p w:rsidR="00000000" w:rsidDel="00000000" w:rsidP="00000000" w:rsidRDefault="00000000" w:rsidRPr="00000000" w14:paraId="000000FD">
      <w:pPr>
        <w:numPr>
          <w:ilvl w:val="0"/>
          <w:numId w:val="11"/>
        </w:numPr>
        <w:spacing w:after="0" w:afterAutospacing="0"/>
      </w:pPr>
      <w:r w:rsidDel="00000000" w:rsidR="00000000" w:rsidRPr="00000000">
        <w:rPr>
          <w:rtl w:val="0"/>
        </w:rPr>
        <w:t xml:space="preserve">Which SQL command is used to grant specific privileges to a user?</w:t>
        <w:br w:type="textWrapping"/>
        <w:t xml:space="preserve">Ans: GRANT</w:t>
      </w:r>
    </w:p>
    <w:p w:rsidR="00000000" w:rsidDel="00000000" w:rsidP="00000000" w:rsidRDefault="00000000" w:rsidRPr="00000000" w14:paraId="000000FE">
      <w:pPr>
        <w:numPr>
          <w:ilvl w:val="0"/>
          <w:numId w:val="11"/>
        </w:numPr>
        <w:spacing w:after="0" w:afterAutospacing="0"/>
      </w:pPr>
      <w:r w:rsidDel="00000000" w:rsidR="00000000" w:rsidRPr="00000000">
        <w:rPr>
          <w:rtl w:val="0"/>
        </w:rPr>
        <w:t xml:space="preserve">INDEXES are mainly used for?</w:t>
        <w:br w:type="textWrapping"/>
        <w:t xml:space="preserve">a. Faster data retrieval from tables(answer)</w:t>
        <w:br w:type="textWrapping"/>
        <w:t xml:space="preserve">b. Faster cache retrieval from views</w:t>
        <w:br w:type="textWrapping"/>
        <w:t xml:space="preserve">c. session caches for users</w:t>
        <w:br w:type="textWrapping"/>
        <w:t xml:space="preserve">d. Main catalog for db objects</w:t>
      </w:r>
    </w:p>
    <w:p w:rsidR="00000000" w:rsidDel="00000000" w:rsidP="00000000" w:rsidRDefault="00000000" w:rsidRPr="00000000" w14:paraId="000000FF">
      <w:pPr>
        <w:numPr>
          <w:ilvl w:val="0"/>
          <w:numId w:val="11"/>
        </w:numPr>
        <w:spacing w:after="0" w:afterAutospacing="0"/>
      </w:pPr>
      <w:r w:rsidDel="00000000" w:rsidR="00000000" w:rsidRPr="00000000">
        <w:rPr>
          <w:rtl w:val="0"/>
        </w:rPr>
        <w:t xml:space="preserve">Which data structures is used in Hierarchical model records? </w:t>
        <w:br w:type="textWrapping"/>
        <w:t xml:space="preserve">Ans: Tree</w:t>
      </w:r>
    </w:p>
    <w:p w:rsidR="00000000" w:rsidDel="00000000" w:rsidP="00000000" w:rsidRDefault="00000000" w:rsidRPr="00000000" w14:paraId="00000100">
      <w:pPr>
        <w:numPr>
          <w:ilvl w:val="0"/>
          <w:numId w:val="11"/>
        </w:numPr>
        <w:spacing w:after="0" w:afterAutospacing="0"/>
      </w:pPr>
      <w:r w:rsidDel="00000000" w:rsidR="00000000" w:rsidRPr="00000000">
        <w:rPr>
          <w:rtl w:val="0"/>
        </w:rPr>
        <w:t xml:space="preserve">Which of the following feature is also known as run-time binding or late binding?</w:t>
        <w:br w:type="textWrapping"/>
        <w:t xml:space="preserve">Ans: Dynamic binding</w:t>
      </w:r>
    </w:p>
    <w:p w:rsidR="00000000" w:rsidDel="00000000" w:rsidP="00000000" w:rsidRDefault="00000000" w:rsidRPr="00000000" w14:paraId="00000101">
      <w:pPr>
        <w:numPr>
          <w:ilvl w:val="0"/>
          <w:numId w:val="11"/>
        </w:numPr>
        <w:spacing w:after="0" w:afterAutospacing="0"/>
      </w:pPr>
      <w:r w:rsidDel="00000000" w:rsidR="00000000" w:rsidRPr="00000000">
        <w:rPr>
          <w:rtl w:val="0"/>
        </w:rPr>
        <w:t xml:space="preserve">Which of the following feature interacts one objects with another object?</w:t>
        <w:br w:type="textWrapping"/>
        <w:t xml:space="preserve">Ans: Message passing</w:t>
      </w:r>
    </w:p>
    <w:p w:rsidR="00000000" w:rsidDel="00000000" w:rsidP="00000000" w:rsidRDefault="00000000" w:rsidRPr="00000000" w14:paraId="00000102">
      <w:pPr>
        <w:numPr>
          <w:ilvl w:val="0"/>
          <w:numId w:val="11"/>
        </w:numPr>
        <w:spacing w:after="0" w:afterAutospacing="0"/>
      </w:pPr>
      <w:r w:rsidDel="00000000" w:rsidR="00000000" w:rsidRPr="00000000">
        <w:rPr>
          <w:rtl w:val="0"/>
        </w:rPr>
        <w:t xml:space="preserve">This list of data in which elements can be inserted and removed at the same end is called ?</w:t>
        <w:br w:type="textWrapping"/>
        <w:t xml:space="preserve">Ans: Stack</w:t>
      </w:r>
    </w:p>
    <w:p w:rsidR="00000000" w:rsidDel="00000000" w:rsidP="00000000" w:rsidRDefault="00000000" w:rsidRPr="00000000" w14:paraId="00000103">
      <w:pPr>
        <w:numPr>
          <w:ilvl w:val="0"/>
          <w:numId w:val="11"/>
        </w:numPr>
        <w:spacing w:after="0" w:afterAutospacing="0"/>
      </w:pPr>
      <w:r w:rsidDel="00000000" w:rsidR="00000000" w:rsidRPr="00000000">
        <w:rPr>
          <w:rtl w:val="0"/>
        </w:rPr>
        <w:t xml:space="preserve">What is the use of constructor?</w:t>
        <w:br w:type="textWrapping"/>
        <w:t xml:space="preserve">Ans:  Initialize object</w:t>
      </w:r>
    </w:p>
    <w:p w:rsidR="00000000" w:rsidDel="00000000" w:rsidP="00000000" w:rsidRDefault="00000000" w:rsidRPr="00000000" w14:paraId="00000104">
      <w:pPr>
        <w:numPr>
          <w:ilvl w:val="0"/>
          <w:numId w:val="11"/>
        </w:numPr>
        <w:spacing w:after="0" w:afterAutospacing="0"/>
      </w:pPr>
      <w:r w:rsidDel="00000000" w:rsidR="00000000" w:rsidRPr="00000000">
        <w:rPr>
          <w:rtl w:val="0"/>
        </w:rPr>
        <w:t xml:space="preserve">Which algorithm is used for Minimum spanning tree? </w:t>
        <w:br w:type="textWrapping"/>
        <w:t xml:space="preserve">Ans: Kruskals</w:t>
      </w:r>
    </w:p>
    <w:p w:rsidR="00000000" w:rsidDel="00000000" w:rsidP="00000000" w:rsidRDefault="00000000" w:rsidRPr="00000000" w14:paraId="00000105">
      <w:pPr>
        <w:numPr>
          <w:ilvl w:val="0"/>
          <w:numId w:val="11"/>
        </w:numPr>
        <w:spacing w:after="0" w:afterAutospacing="0"/>
      </w:pPr>
      <w:r w:rsidDel="00000000" w:rsidR="00000000" w:rsidRPr="00000000">
        <w:rPr>
          <w:rtl w:val="0"/>
        </w:rPr>
        <w:t xml:space="preserve">Full form of DBMS?</w:t>
      </w:r>
    </w:p>
    <w:p w:rsidR="00000000" w:rsidDel="00000000" w:rsidP="00000000" w:rsidRDefault="00000000" w:rsidRPr="00000000" w14:paraId="00000106">
      <w:pPr>
        <w:numPr>
          <w:ilvl w:val="0"/>
          <w:numId w:val="11"/>
        </w:numPr>
        <w:spacing w:after="0" w:afterAutospacing="0"/>
      </w:pPr>
      <w:r w:rsidDel="00000000" w:rsidR="00000000" w:rsidRPr="00000000">
        <w:rPr>
          <w:rtl w:val="0"/>
        </w:rPr>
        <w:t xml:space="preserve">Full form of RDMS?</w:t>
      </w:r>
    </w:p>
    <w:p w:rsidR="00000000" w:rsidDel="00000000" w:rsidP="00000000" w:rsidRDefault="00000000" w:rsidRPr="00000000" w14:paraId="00000107">
      <w:pPr>
        <w:numPr>
          <w:ilvl w:val="0"/>
          <w:numId w:val="11"/>
        </w:numPr>
        <w:spacing w:after="0" w:afterAutospacing="0"/>
      </w:pPr>
      <w:r w:rsidDel="00000000" w:rsidR="00000000" w:rsidRPr="00000000">
        <w:rPr>
          <w:rtl w:val="0"/>
        </w:rPr>
        <w:t xml:space="preserve">Full form of DFD?</w:t>
      </w:r>
    </w:p>
    <w:p w:rsidR="00000000" w:rsidDel="00000000" w:rsidP="00000000" w:rsidRDefault="00000000" w:rsidRPr="00000000" w14:paraId="00000108">
      <w:pPr>
        <w:numPr>
          <w:ilvl w:val="0"/>
          <w:numId w:val="11"/>
        </w:numPr>
      </w:pPr>
      <w:r w:rsidDel="00000000" w:rsidR="00000000" w:rsidRPr="00000000">
        <w:rPr>
          <w:rtl w:val="0"/>
        </w:rPr>
        <w:t xml:space="preserve"> What does rollback in SQL do? </w:t>
        <w:br w:type="textWrapping"/>
        <w:t xml:space="preserve">(ans: revert changes made in current transaction, before they are committed)</w:t>
      </w:r>
    </w:p>
    <w:p w:rsidR="00000000" w:rsidDel="00000000" w:rsidP="00000000" w:rsidRDefault="00000000" w:rsidRPr="00000000" w14:paraId="00000109">
      <w:pPr>
        <w:pStyle w:val="Heading3"/>
        <w:rPr/>
      </w:pPr>
      <w:bookmarkStart w:colFirst="0" w:colLast="0" w:name="_4u6vbt5tw289" w:id="15"/>
      <w:bookmarkEnd w:id="15"/>
      <w:r w:rsidDel="00000000" w:rsidR="00000000" w:rsidRPr="00000000">
        <w:rPr>
          <w:rtl w:val="0"/>
        </w:rPr>
        <w:t xml:space="preserve">2 programming questions </w:t>
      </w:r>
    </w:p>
    <w:p w:rsidR="00000000" w:rsidDel="00000000" w:rsidP="00000000" w:rsidRDefault="00000000" w:rsidRPr="00000000" w14:paraId="0000010A">
      <w:pPr>
        <w:rPr/>
      </w:pPr>
      <w:r w:rsidDel="00000000" w:rsidR="00000000" w:rsidRPr="00000000">
        <w:rPr>
          <w:rtl w:val="0"/>
        </w:rPr>
        <w:t xml:space="preserve">(only 2 were asked, extra ones contributed by other people)</w:t>
      </w:r>
    </w:p>
    <w:p w:rsidR="00000000" w:rsidDel="00000000" w:rsidP="00000000" w:rsidRDefault="00000000" w:rsidRPr="00000000" w14:paraId="0000010B">
      <w:pPr>
        <w:numPr>
          <w:ilvl w:val="0"/>
          <w:numId w:val="10"/>
        </w:numPr>
        <w:spacing w:after="0" w:afterAutospacing="0"/>
      </w:pPr>
      <w:r w:rsidDel="00000000" w:rsidR="00000000" w:rsidRPr="00000000">
        <w:rPr>
          <w:rtl w:val="0"/>
        </w:rPr>
        <w:t xml:space="preserve">Given array of sentences, find maximum number of words in a sentence. Each word in sentence is separated by a single space and sentences don’t have trailing or leading spaces.</w:t>
        <w:br w:type="textWrapping"/>
        <w:t xml:space="preserve">E.g: [“Hello there”, “Hi”, “How are you”] returns 3</w:t>
      </w:r>
    </w:p>
    <w:p w:rsidR="00000000" w:rsidDel="00000000" w:rsidP="00000000" w:rsidRDefault="00000000" w:rsidRPr="00000000" w14:paraId="0000010C">
      <w:pPr>
        <w:numPr>
          <w:ilvl w:val="0"/>
          <w:numId w:val="10"/>
        </w:numPr>
        <w:spacing w:after="0" w:afterAutospacing="0"/>
      </w:pPr>
      <w:r w:rsidDel="00000000" w:rsidR="00000000" w:rsidRPr="00000000">
        <w:rPr>
          <w:rtl w:val="0"/>
        </w:rPr>
        <w:t xml:space="preserve">Given a string and array of integer indexes of same length, return swapped string such that string[i] is replaced by string[indexes[i]]</w:t>
        <w:br w:type="textWrapping"/>
      </w:r>
      <w:r w:rsidDel="00000000" w:rsidR="00000000" w:rsidRPr="00000000">
        <w:rPr>
          <w:rtl w:val="0"/>
        </w:rPr>
        <w:t xml:space="preserve">E.g: (“abcde”, [5, 4, 1, 2, 3]) returns “edabc</w:t>
      </w:r>
      <w:r w:rsidDel="00000000" w:rsidR="00000000" w:rsidRPr="00000000">
        <w:rPr>
          <w:rtl w:val="0"/>
        </w:rPr>
      </w:r>
    </w:p>
    <w:p w:rsidR="00000000" w:rsidDel="00000000" w:rsidP="00000000" w:rsidRDefault="00000000" w:rsidRPr="00000000" w14:paraId="0000010D">
      <w:pPr>
        <w:numPr>
          <w:ilvl w:val="0"/>
          <w:numId w:val="10"/>
        </w:numPr>
        <w:spacing w:after="0" w:afterAutospacing="0"/>
        <w:rPr>
          <w:b w:val="1"/>
          <w:bCs w:val="1"/>
          <w:sz w:val="30"/>
          <w:szCs w:val="30"/>
        </w:rPr>
      </w:pPr>
      <w:r w:rsidDel="00000000" w:rsidR="00000000" w:rsidRPr="00000000">
        <w:rPr>
          <w:b w:val="1"/>
          <w:bCs w:val="1"/>
          <w:sz w:val="30"/>
          <w:szCs w:val="30"/>
          <w:u w:val="single"/>
        </w:rPr>
        <w:drawing>
          <wp:inline distB="114300" distT="114300" distL="114300" distR="114300">
            <wp:extent cx="4807137" cy="3243263"/>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807137"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10"/>
        </w:numPr>
        <w:rPr>
          <w:b w:val="1"/>
          <w:bCs w:val="1"/>
          <w:sz w:val="30"/>
          <w:szCs w:val="30"/>
        </w:rPr>
      </w:pPr>
      <w:r w:rsidDel="00000000" w:rsidR="00000000" w:rsidRPr="00000000">
        <w:rPr>
          <w:b w:val="1"/>
          <w:bCs w:val="1"/>
          <w:sz w:val="30"/>
          <w:szCs w:val="30"/>
          <w:u w:val="single"/>
        </w:rPr>
        <w:drawing>
          <wp:inline distB="114300" distT="114300" distL="114300" distR="114300">
            <wp:extent cx="5133975" cy="2809875"/>
            <wp:effectExtent b="0" l="0" r="0" t="0"/>
            <wp:docPr id="3" name="image3.png"/>
            <a:graphic>
              <a:graphicData uri="http://schemas.openxmlformats.org/drawingml/2006/picture">
                <pic:pic>
                  <pic:nvPicPr>
                    <pic:cNvPr id="0" name="image3.png"/>
                    <pic:cNvPicPr preferRelativeResize="0"/>
                  </pic:nvPicPr>
                  <pic:blipFill>
                    <a:blip r:embed="rId19"/>
                    <a:srcRect b="3390" l="0" r="0" t="-3390"/>
                    <a:stretch>
                      <a:fillRect/>
                    </a:stretch>
                  </pic:blipFill>
                  <pic:spPr>
                    <a:xfrm>
                      <a:off x="0" y="0"/>
                      <a:ext cx="51339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2"/>
        <w:ind w:left="0" w:firstLine="0"/>
        <w:rPr>
          <w:b w:val="1"/>
          <w:bCs w:val="1"/>
          <w:sz w:val="32"/>
          <w:szCs w:val="32"/>
        </w:rPr>
      </w:pPr>
      <w:bookmarkStart w:colFirst="0" w:colLast="0" w:name="_vd5zmqn3732m" w:id="16"/>
      <w:bookmarkEnd w:id="16"/>
      <w:r w:rsidDel="00000000" w:rsidR="00000000" w:rsidRPr="00000000">
        <w:rPr>
          <w:rtl w:val="0"/>
        </w:rPr>
      </w:r>
    </w:p>
    <w:p w:rsidR="00000000" w:rsidDel="00000000" w:rsidP="00000000" w:rsidRDefault="00000000" w:rsidRPr="00000000" w14:paraId="00000110">
      <w:pPr>
        <w:pStyle w:val="Heading2"/>
        <w:rPr>
          <w:b w:val="1"/>
          <w:bCs w:val="1"/>
          <w:sz w:val="32"/>
          <w:szCs w:val="32"/>
        </w:rPr>
      </w:pPr>
      <w:bookmarkStart w:colFirst="0" w:colLast="0" w:name="_jglbt61riwbr" w:id="17"/>
      <w:bookmarkEnd w:id="17"/>
      <w:r w:rsidDel="00000000" w:rsidR="00000000" w:rsidRPr="00000000">
        <w:rPr>
          <w:b w:val="1"/>
          <w:bCs w:val="1"/>
          <w:sz w:val="32"/>
          <w:szCs w:val="32"/>
          <w:rtl w:val="0"/>
        </w:rPr>
        <w:t xml:space="preserve">Fall 2023 (Angular Stack)</w:t>
      </w:r>
    </w:p>
    <w:p w:rsidR="00000000" w:rsidDel="00000000" w:rsidP="00000000" w:rsidRDefault="00000000" w:rsidRPr="00000000" w14:paraId="00000111">
      <w:pPr>
        <w:pStyle w:val="Heading3"/>
        <w:rPr/>
      </w:pPr>
      <w:bookmarkStart w:colFirst="0" w:colLast="0" w:name="_eisnzvviq5qc" w:id="18"/>
      <w:bookmarkEnd w:id="18"/>
      <w:r w:rsidDel="00000000" w:rsidR="00000000" w:rsidRPr="00000000">
        <w:rPr>
          <w:rtl w:val="0"/>
        </w:rPr>
        <w:t xml:space="preserve">20 </w:t>
      </w:r>
      <w:r w:rsidDel="00000000" w:rsidR="00000000" w:rsidRPr="00000000">
        <w:rPr>
          <w:rtl w:val="0"/>
        </w:rPr>
        <w:t xml:space="preserve">mcqs</w:t>
      </w:r>
      <w:r w:rsidDel="00000000" w:rsidR="00000000" w:rsidRPr="00000000">
        <w:rPr>
          <w:rtl w:val="0"/>
        </w:rPr>
      </w:r>
    </w:p>
    <w:p w:rsidR="00000000" w:rsidDel="00000000" w:rsidP="00000000" w:rsidRDefault="00000000" w:rsidRPr="00000000" w14:paraId="00000112">
      <w:pPr>
        <w:numPr>
          <w:ilvl w:val="0"/>
          <w:numId w:val="6"/>
        </w:numPr>
        <w:spacing w:after="0" w:afterAutospacing="0"/>
      </w:pPr>
      <w:r w:rsidDel="00000000" w:rsidR="00000000" w:rsidRPr="00000000">
        <w:rPr>
          <w:rtl w:val="0"/>
        </w:rPr>
        <w:t xml:space="preserve">which tree traversal visits root node 1st, then left subtree, then right subtree </w:t>
      </w:r>
    </w:p>
    <w:p w:rsidR="00000000" w:rsidDel="00000000" w:rsidP="00000000" w:rsidRDefault="00000000" w:rsidRPr="00000000" w14:paraId="00000113">
      <w:pPr>
        <w:numPr>
          <w:ilvl w:val="1"/>
          <w:numId w:val="6"/>
        </w:numPr>
        <w:spacing w:after="0" w:afterAutospacing="0"/>
        <w:ind w:left="1440" w:hanging="360"/>
      </w:pPr>
      <w:r w:rsidDel="00000000" w:rsidR="00000000" w:rsidRPr="00000000">
        <w:rPr>
          <w:rtl w:val="0"/>
        </w:rPr>
        <w:t xml:space="preserve">In order </w:t>
      </w:r>
    </w:p>
    <w:p w:rsidR="00000000" w:rsidDel="00000000" w:rsidP="00000000" w:rsidRDefault="00000000" w:rsidRPr="00000000" w14:paraId="00000114">
      <w:pPr>
        <w:numPr>
          <w:ilvl w:val="1"/>
          <w:numId w:val="6"/>
        </w:numPr>
        <w:spacing w:after="0" w:afterAutospacing="0"/>
        <w:ind w:left="1440" w:hanging="360"/>
        <w:rPr>
          <w:b w:val="1"/>
          <w:bCs w:val="1"/>
        </w:rPr>
      </w:pPr>
      <w:r w:rsidDel="00000000" w:rsidR="00000000" w:rsidRPr="00000000">
        <w:rPr>
          <w:b w:val="1"/>
          <w:bCs w:val="1"/>
          <w:rtl w:val="0"/>
        </w:rPr>
        <w:t xml:space="preserve">Pre-order</w:t>
      </w:r>
    </w:p>
    <w:p w:rsidR="00000000" w:rsidDel="00000000" w:rsidP="00000000" w:rsidRDefault="00000000" w:rsidRPr="00000000" w14:paraId="00000115">
      <w:pPr>
        <w:numPr>
          <w:ilvl w:val="1"/>
          <w:numId w:val="6"/>
        </w:numPr>
        <w:spacing w:after="0" w:afterAutospacing="0"/>
        <w:ind w:left="1440" w:hanging="360"/>
      </w:pPr>
      <w:r w:rsidDel="00000000" w:rsidR="00000000" w:rsidRPr="00000000">
        <w:rPr>
          <w:rtl w:val="0"/>
        </w:rPr>
        <w:t xml:space="preserve">Post-order</w:t>
      </w:r>
    </w:p>
    <w:p w:rsidR="00000000" w:rsidDel="00000000" w:rsidP="00000000" w:rsidRDefault="00000000" w:rsidRPr="00000000" w14:paraId="00000116">
      <w:pPr>
        <w:numPr>
          <w:ilvl w:val="1"/>
          <w:numId w:val="6"/>
        </w:numPr>
        <w:spacing w:after="0" w:afterAutospacing="0"/>
        <w:ind w:left="1440" w:hanging="360"/>
      </w:pPr>
      <w:r w:rsidDel="00000000" w:rsidR="00000000" w:rsidRPr="00000000">
        <w:rPr>
          <w:rtl w:val="0"/>
        </w:rPr>
        <w:t xml:space="preserve">Level-order</w:t>
      </w:r>
      <w:r w:rsidDel="00000000" w:rsidR="00000000" w:rsidRPr="00000000">
        <w:rPr>
          <w:rtl w:val="0"/>
        </w:rPr>
      </w:r>
    </w:p>
    <w:p w:rsidR="00000000" w:rsidDel="00000000" w:rsidP="00000000" w:rsidRDefault="00000000" w:rsidRPr="00000000" w14:paraId="00000117">
      <w:pPr>
        <w:numPr>
          <w:ilvl w:val="0"/>
          <w:numId w:val="6"/>
        </w:numPr>
        <w:spacing w:after="0" w:afterAutospacing="0"/>
      </w:pPr>
      <w:r w:rsidDel="00000000" w:rsidR="00000000" w:rsidRPr="00000000">
        <w:rPr>
          <w:rtl w:val="0"/>
        </w:rPr>
        <w:t xml:space="preserve">What does TRUNCATE clause do in SQL</w:t>
      </w:r>
    </w:p>
    <w:p w:rsidR="00000000" w:rsidDel="00000000" w:rsidP="00000000" w:rsidRDefault="00000000" w:rsidRPr="00000000" w14:paraId="00000118">
      <w:pPr>
        <w:numPr>
          <w:ilvl w:val="0"/>
          <w:numId w:val="6"/>
        </w:numPr>
        <w:spacing w:after="0" w:afterAutospacing="0"/>
      </w:pPr>
      <w:r w:rsidDel="00000000" w:rsidR="00000000" w:rsidRPr="00000000">
        <w:rPr>
          <w:rtl w:val="0"/>
        </w:rPr>
        <w:t xml:space="preserve">Which clause is used to delete rows </w:t>
      </w:r>
    </w:p>
    <w:p w:rsidR="00000000" w:rsidDel="00000000" w:rsidP="00000000" w:rsidRDefault="00000000" w:rsidRPr="00000000" w14:paraId="00000119">
      <w:pPr>
        <w:numPr>
          <w:ilvl w:val="0"/>
          <w:numId w:val="6"/>
        </w:numPr>
        <w:spacing w:after="0" w:afterAutospacing="0"/>
      </w:pPr>
      <w:r w:rsidDel="00000000" w:rsidR="00000000" w:rsidRPr="00000000">
        <w:rPr>
          <w:rtl w:val="0"/>
        </w:rPr>
        <w:t xml:space="preserve">What is the super keyword used for                                   (ans: accessing base class)</w:t>
      </w:r>
    </w:p>
    <w:p w:rsidR="00000000" w:rsidDel="00000000" w:rsidP="00000000" w:rsidRDefault="00000000" w:rsidRPr="00000000" w14:paraId="0000011A">
      <w:pPr>
        <w:numPr>
          <w:ilvl w:val="0"/>
          <w:numId w:val="6"/>
        </w:numPr>
        <w:spacing w:after="0" w:afterAutospacing="0"/>
      </w:pPr>
      <w:r w:rsidDel="00000000" w:rsidR="00000000" w:rsidRPr="00000000">
        <w:rPr>
          <w:rtl w:val="0"/>
        </w:rPr>
        <w:t xml:space="preserve">What are constructors used for                                            (ans: instantiating a class)</w:t>
      </w:r>
    </w:p>
    <w:p w:rsidR="00000000" w:rsidDel="00000000" w:rsidP="00000000" w:rsidRDefault="00000000" w:rsidRPr="00000000" w14:paraId="0000011B">
      <w:pPr>
        <w:numPr>
          <w:ilvl w:val="0"/>
          <w:numId w:val="6"/>
        </w:numPr>
        <w:spacing w:after="0" w:afterAutospacing="0"/>
      </w:pPr>
      <w:r w:rsidDel="00000000" w:rsidR="00000000" w:rsidRPr="00000000">
        <w:rPr>
          <w:rtl w:val="0"/>
        </w:rPr>
        <w:t xml:space="preserve">What are interfaces used for                                      (ans: creating blueprint of class)</w:t>
      </w:r>
    </w:p>
    <w:p w:rsidR="00000000" w:rsidDel="00000000" w:rsidP="00000000" w:rsidRDefault="00000000" w:rsidRPr="00000000" w14:paraId="0000011C">
      <w:pPr>
        <w:numPr>
          <w:ilvl w:val="0"/>
          <w:numId w:val="6"/>
        </w:numPr>
        <w:spacing w:after="0" w:afterAutospacing="0"/>
      </w:pPr>
      <w:r w:rsidDel="00000000" w:rsidR="00000000" w:rsidRPr="00000000">
        <w:rPr>
          <w:rtl w:val="0"/>
        </w:rPr>
        <w:t xml:space="preserve">What access modifier is used to limit access to properties inside a class only? (ans: private)</w:t>
      </w:r>
    </w:p>
    <w:p w:rsidR="00000000" w:rsidDel="00000000" w:rsidP="00000000" w:rsidRDefault="00000000" w:rsidRPr="00000000" w14:paraId="0000011D">
      <w:pPr>
        <w:numPr>
          <w:ilvl w:val="0"/>
          <w:numId w:val="6"/>
        </w:numPr>
        <w:spacing w:after="0" w:afterAutospacing="0"/>
      </w:pPr>
      <w:r w:rsidDel="00000000" w:rsidR="00000000" w:rsidRPr="00000000">
        <w:rPr>
          <w:rtl w:val="0"/>
        </w:rPr>
        <w:t xml:space="preserve">What sql clause gives the number of rows in a table</w:t>
      </w:r>
    </w:p>
    <w:p w:rsidR="00000000" w:rsidDel="00000000" w:rsidP="00000000" w:rsidRDefault="00000000" w:rsidRPr="00000000" w14:paraId="0000011E">
      <w:pPr>
        <w:numPr>
          <w:ilvl w:val="0"/>
          <w:numId w:val="6"/>
        </w:numPr>
        <w:spacing w:after="0" w:afterAutospacing="0"/>
      </w:pPr>
      <w:r w:rsidDel="00000000" w:rsidR="00000000" w:rsidRPr="00000000">
        <w:rPr>
          <w:rtl w:val="0"/>
        </w:rPr>
        <w:t xml:space="preserve">What is UNION clause used for </w:t>
      </w:r>
    </w:p>
    <w:p w:rsidR="00000000" w:rsidDel="00000000" w:rsidP="00000000" w:rsidRDefault="00000000" w:rsidRPr="00000000" w14:paraId="0000011F">
      <w:pPr>
        <w:numPr>
          <w:ilvl w:val="0"/>
          <w:numId w:val="6"/>
        </w:numPr>
        <w:spacing w:after="0" w:afterAutospacing="0"/>
      </w:pPr>
      <w:r w:rsidDel="00000000" w:rsidR="00000000" w:rsidRPr="00000000">
        <w:rPr>
          <w:rtl w:val="0"/>
        </w:rPr>
        <w:t xml:space="preserve">What is WHERE clause used for</w:t>
      </w:r>
    </w:p>
    <w:p w:rsidR="00000000" w:rsidDel="00000000" w:rsidP="00000000" w:rsidRDefault="00000000" w:rsidRPr="00000000" w14:paraId="00000120">
      <w:pPr>
        <w:numPr>
          <w:ilvl w:val="0"/>
          <w:numId w:val="6"/>
        </w:numPr>
        <w:spacing w:after="0" w:afterAutospacing="0"/>
      </w:pPr>
      <w:r w:rsidDel="00000000" w:rsidR="00000000" w:rsidRPr="00000000">
        <w:rPr>
          <w:rtl w:val="0"/>
        </w:rPr>
        <w:t xml:space="preserve">Which normalization form deals with partial dependency</w:t>
      </w:r>
    </w:p>
    <w:p w:rsidR="00000000" w:rsidDel="00000000" w:rsidP="00000000" w:rsidRDefault="00000000" w:rsidRPr="00000000" w14:paraId="00000121">
      <w:pPr>
        <w:numPr>
          <w:ilvl w:val="0"/>
          <w:numId w:val="6"/>
        </w:numPr>
        <w:spacing w:after="0" w:afterAutospacing="0"/>
      </w:pPr>
      <w:r w:rsidDel="00000000" w:rsidR="00000000" w:rsidRPr="00000000">
        <w:rPr>
          <w:rtl w:val="0"/>
        </w:rPr>
        <w:t xml:space="preserve">Which relational model organizes data in a tree-like structure with root node </w:t>
        <w:br w:type="textWrapping"/>
        <w:t xml:space="preserve">(ans: Hierarchical)</w:t>
      </w:r>
    </w:p>
    <w:p w:rsidR="00000000" w:rsidDel="00000000" w:rsidP="00000000" w:rsidRDefault="00000000" w:rsidRPr="00000000" w14:paraId="00000122">
      <w:pPr>
        <w:numPr>
          <w:ilvl w:val="0"/>
          <w:numId w:val="6"/>
        </w:numPr>
        <w:spacing w:after="0" w:afterAutospacing="0"/>
      </w:pPr>
      <w:r w:rsidDel="00000000" w:rsidR="00000000" w:rsidRPr="00000000">
        <w:rPr>
          <w:rtl w:val="0"/>
        </w:rPr>
        <w:t xml:space="preserve">Which data structure is used to implement recursion                                (ans: stack)</w:t>
      </w:r>
    </w:p>
    <w:p w:rsidR="00000000" w:rsidDel="00000000" w:rsidP="00000000" w:rsidRDefault="00000000" w:rsidRPr="00000000" w14:paraId="00000123">
      <w:pPr>
        <w:numPr>
          <w:ilvl w:val="0"/>
          <w:numId w:val="6"/>
        </w:numPr>
        <w:spacing w:after="0" w:afterAutospacing="0"/>
      </w:pPr>
      <w:r w:rsidDel="00000000" w:rsidR="00000000" w:rsidRPr="00000000">
        <w:rPr>
          <w:rtl w:val="0"/>
        </w:rPr>
        <w:t xml:space="preserve">What is hashing used for                                                                            (ans: indexing)</w:t>
      </w:r>
    </w:p>
    <w:p w:rsidR="00000000" w:rsidDel="00000000" w:rsidP="00000000" w:rsidRDefault="00000000" w:rsidRPr="00000000" w14:paraId="00000124">
      <w:pPr>
        <w:numPr>
          <w:ilvl w:val="0"/>
          <w:numId w:val="6"/>
        </w:numPr>
        <w:spacing w:after="0" w:afterAutospacing="0"/>
      </w:pPr>
      <w:r w:rsidDel="00000000" w:rsidR="00000000" w:rsidRPr="00000000">
        <w:rPr>
          <w:rtl w:val="0"/>
        </w:rPr>
        <w:t xml:space="preserve">Whose algorithm is used to find minimum spanning tree                      (ans: Kruskal)</w:t>
      </w:r>
    </w:p>
    <w:p w:rsidR="00000000" w:rsidDel="00000000" w:rsidP="00000000" w:rsidRDefault="00000000" w:rsidRPr="00000000" w14:paraId="00000125">
      <w:pPr>
        <w:numPr>
          <w:ilvl w:val="0"/>
          <w:numId w:val="6"/>
        </w:numPr>
      </w:pPr>
      <w:r w:rsidDel="00000000" w:rsidR="00000000" w:rsidRPr="00000000">
        <w:rPr>
          <w:rtl w:val="0"/>
        </w:rPr>
        <w:t xml:space="preserve">What does big O notation represent                               (ans: worst time complexity)</w:t>
      </w:r>
    </w:p>
    <w:p w:rsidR="00000000" w:rsidDel="00000000" w:rsidP="00000000" w:rsidRDefault="00000000" w:rsidRPr="00000000" w14:paraId="00000126">
      <w:pPr>
        <w:rPr>
          <w:b w:val="1"/>
          <w:bCs w:val="1"/>
          <w:sz w:val="30"/>
          <w:szCs w:val="30"/>
          <w:u w:val="single"/>
        </w:rPr>
      </w:pPr>
      <w:r w:rsidDel="00000000" w:rsidR="00000000" w:rsidRPr="00000000">
        <w:rPr>
          <w:rtl w:val="0"/>
        </w:rPr>
      </w:r>
    </w:p>
    <w:p w:rsidR="00000000" w:rsidDel="00000000" w:rsidP="00000000" w:rsidRDefault="00000000" w:rsidRPr="00000000" w14:paraId="00000127">
      <w:pPr>
        <w:pStyle w:val="Heading3"/>
        <w:rPr/>
      </w:pPr>
      <w:bookmarkStart w:colFirst="0" w:colLast="0" w:name="_qzxjfjizer9m" w:id="19"/>
      <w:bookmarkEnd w:id="19"/>
      <w:r w:rsidDel="00000000" w:rsidR="00000000" w:rsidRPr="00000000">
        <w:rPr>
          <w:rtl w:val="0"/>
        </w:rPr>
        <w:t xml:space="preserve">Programming (language choices: J</w:t>
      </w:r>
      <w:r w:rsidDel="00000000" w:rsidR="00000000" w:rsidRPr="00000000">
        <w:rPr>
          <w:rtl w:val="0"/>
        </w:rPr>
        <w:t xml:space="preserve">avascript, Python, Ruby</w:t>
      </w:r>
      <w:r w:rsidDel="00000000" w:rsidR="00000000" w:rsidRPr="00000000">
        <w:rPr>
          <w:rtl w:val="0"/>
        </w:rPr>
        <w:t xml:space="preserve">, C#, C++(?)</w:t>
      </w:r>
      <w:r w:rsidDel="00000000" w:rsidR="00000000" w:rsidRPr="00000000">
        <w:rPr>
          <w:rtl w:val="0"/>
        </w:rPr>
        <w:t xml:space="preserve">)</w:t>
      </w:r>
    </w:p>
    <w:p w:rsidR="00000000" w:rsidDel="00000000" w:rsidP="00000000" w:rsidRDefault="00000000" w:rsidRPr="00000000" w14:paraId="00000128">
      <w:pPr>
        <w:numPr>
          <w:ilvl w:val="0"/>
          <w:numId w:val="17"/>
        </w:numPr>
        <w:spacing w:after="0" w:afterAutospacing="0"/>
      </w:pPr>
      <w:r w:rsidDel="00000000" w:rsidR="00000000" w:rsidRPr="00000000">
        <w:rPr>
          <w:rtl w:val="0"/>
        </w:rPr>
        <w:t xml:space="preserve">Given an array of words, find the longest prefix common across all words. Else, return an empty string</w:t>
      </w:r>
      <w:ins w:author="Aayush Shrestha" w:id="24" w:date="2026-08-02T03:20:51Z">
        <w:r w:rsidDel="00000000" w:rsidR="00000000" w:rsidRPr="00000000">
          <w:rPr>
            <w:rtl w:val="0"/>
          </w:rPr>
          <w:br w:type="textWrapping"/>
        </w:r>
      </w:ins>
      <w:r w:rsidDel="00000000" w:rsidR="00000000" w:rsidRPr="00000000">
        <w:rPr>
          <w:rtl w:val="0"/>
        </w:rPr>
      </w:r>
    </w:p>
    <w:p w:rsidR="00000000" w:rsidDel="00000000" w:rsidP="00000000" w:rsidRDefault="00000000" w:rsidRPr="00000000" w14:paraId="00000129">
      <w:pPr>
        <w:numPr>
          <w:ilvl w:val="1"/>
          <w:numId w:val="17"/>
        </w:numPr>
        <w:spacing w:after="0" w:afterAutospacing="0"/>
        <w:ind w:left="1440" w:hanging="360"/>
      </w:pPr>
      <w:r w:rsidDel="00000000" w:rsidR="00000000" w:rsidRPr="00000000">
        <w:rPr>
          <w:rtl w:val="0"/>
        </w:rPr>
        <w:t xml:space="preserve">E.g: </w:t>
      </w:r>
      <w:del w:author="Aayush Shrestha" w:id="24" w:date="2026-08-02T03:20:51Z">
        <w:r w:rsidDel="00000000" w:rsidR="00000000" w:rsidRPr="00000000">
          <w:rPr>
            <w:rtl w:val="0"/>
          </w:rPr>
          <w:br w:type="textWrapping"/>
        </w:r>
      </w:del>
      <w:r w:rsidDel="00000000" w:rsidR="00000000" w:rsidRPr="00000000">
        <w:rPr>
          <w:rtl w:val="0"/>
        </w:rPr>
        <w:t xml:space="preserve">[“flower”, “flow”, “fly” ] =&gt; “fl”</w:t>
        <w:br w:type="textWrapping"/>
        <w:t xml:space="preserve">[“flower”, “flow”, “abc”] =&gt; “”    </w:t>
      </w:r>
    </w:p>
    <w:p w:rsidR="00000000" w:rsidDel="00000000" w:rsidP="00000000" w:rsidRDefault="00000000" w:rsidRPr="00000000" w14:paraId="0000012A">
      <w:pPr>
        <w:numPr>
          <w:ilvl w:val="0"/>
          <w:numId w:val="17"/>
        </w:numPr>
        <w:spacing w:after="0" w:afterAutospacing="0"/>
      </w:pPr>
      <w:r w:rsidDel="00000000" w:rsidR="00000000" w:rsidRPr="00000000">
        <w:rPr>
          <w:rtl w:val="0"/>
        </w:rPr>
        <w:t xml:space="preserve">Given an array of words, words[i] can be paired with words[j] if:  words[i] is the reverse of words[j]. Return number of possible pairs (Each word can only be in one pair). Else, return -1</w:t>
      </w:r>
      <w:r w:rsidDel="00000000" w:rsidR="00000000" w:rsidRPr="00000000">
        <w:rPr>
          <w:rtl w:val="0"/>
        </w:rPr>
      </w:r>
    </w:p>
    <w:p w:rsidR="00000000" w:rsidDel="00000000" w:rsidP="00000000" w:rsidRDefault="00000000" w:rsidRPr="00000000" w14:paraId="0000012B">
      <w:pPr>
        <w:numPr>
          <w:ilvl w:val="1"/>
          <w:numId w:val="17"/>
        </w:numPr>
        <w:ind w:left="1440" w:hanging="360"/>
      </w:pPr>
      <w:r w:rsidDel="00000000" w:rsidR="00000000" w:rsidRPr="00000000">
        <w:rPr>
          <w:rtl w:val="0"/>
        </w:rPr>
        <w:t xml:space="preserve">E.g: [“ab”, “cd”, “dc”, “ba”] =&gt; 2</w:t>
      </w:r>
    </w:p>
    <w:p w:rsidR="00000000" w:rsidDel="00000000" w:rsidP="00000000" w:rsidRDefault="00000000" w:rsidRPr="00000000" w14:paraId="0000012C">
      <w:pPr>
        <w:pStyle w:val="Heading3"/>
        <w:rPr/>
      </w:pPr>
      <w:bookmarkStart w:colFirst="0" w:colLast="0" w:name="_5o3iw2zid304" w:id="20"/>
      <w:bookmarkEnd w:id="20"/>
      <w:r w:rsidDel="00000000" w:rsidR="00000000" w:rsidRPr="00000000">
        <w:rPr>
          <w:rtl w:val="0"/>
        </w:rPr>
      </w:r>
    </w:p>
    <w:p w:rsidR="00000000" w:rsidDel="00000000" w:rsidP="00000000" w:rsidRDefault="00000000" w:rsidRPr="00000000" w14:paraId="0000012D">
      <w:pPr>
        <w:pStyle w:val="Heading3"/>
        <w:rPr/>
      </w:pPr>
      <w:bookmarkStart w:colFirst="0" w:colLast="0" w:name="_9599ttw5vd4p" w:id="21"/>
      <w:bookmarkEnd w:id="21"/>
      <w:r w:rsidDel="00000000" w:rsidR="00000000" w:rsidRPr="00000000">
        <w:rPr>
          <w:rtl w:val="0"/>
        </w:rPr>
      </w:r>
    </w:p>
    <w:p w:rsidR="00000000" w:rsidDel="00000000" w:rsidP="00000000" w:rsidRDefault="00000000" w:rsidRPr="00000000" w14:paraId="0000012E">
      <w:pPr>
        <w:pStyle w:val="Heading3"/>
        <w:rPr/>
      </w:pPr>
      <w:bookmarkStart w:colFirst="0" w:colLast="0" w:name="_an1tw34n7fga" w:id="22"/>
      <w:bookmarkEnd w:id="22"/>
      <w:r w:rsidDel="00000000" w:rsidR="00000000" w:rsidRPr="00000000">
        <w:rPr>
          <w:rtl w:val="0"/>
        </w:rPr>
        <w:t xml:space="preserve">SQL question:</w:t>
      </w:r>
    </w:p>
    <w:p w:rsidR="00000000" w:rsidDel="00000000" w:rsidP="00000000" w:rsidRDefault="00000000" w:rsidRPr="00000000" w14:paraId="0000012F">
      <w:pPr>
        <w:rPr/>
      </w:pPr>
      <w:r w:rsidDel="00000000" w:rsidR="00000000" w:rsidRPr="00000000">
        <w:rPr>
          <w:rtl w:val="0"/>
        </w:rPr>
        <w:t xml:space="preserve">Two table schemas were given (column name, type). Tables were Employee and EmployeeInfo, with a common column which could be used to perform JOIN</w:t>
      </w:r>
    </w:p>
    <w:p w:rsidR="00000000" w:rsidDel="00000000" w:rsidP="00000000" w:rsidRDefault="00000000" w:rsidRPr="00000000" w14:paraId="00000130">
      <w:pPr>
        <w:numPr>
          <w:ilvl w:val="0"/>
          <w:numId w:val="14"/>
        </w:numPr>
        <w:spacing w:after="0" w:afterAutospacing="0"/>
      </w:pPr>
      <w:r w:rsidDel="00000000" w:rsidR="00000000" w:rsidRPr="00000000">
        <w:rPr>
          <w:rtl w:val="0"/>
        </w:rPr>
        <w:t xml:space="preserve">Write query to get id, name and salary from Employee</w:t>
      </w:r>
    </w:p>
    <w:p w:rsidR="00000000" w:rsidDel="00000000" w:rsidP="00000000" w:rsidRDefault="00000000" w:rsidRPr="00000000" w14:paraId="00000131">
      <w:pPr>
        <w:numPr>
          <w:ilvl w:val="0"/>
          <w:numId w:val="14"/>
        </w:numPr>
        <w:spacing w:after="0" w:afterAutospacing="0"/>
      </w:pPr>
      <w:r w:rsidDel="00000000" w:rsidR="00000000" w:rsidRPr="00000000">
        <w:rPr>
          <w:rtl w:val="0"/>
        </w:rPr>
        <w:t xml:space="preserve">Find employee records where salary is &gt; 10,000</w:t>
      </w:r>
    </w:p>
    <w:p w:rsidR="00000000" w:rsidDel="00000000" w:rsidP="00000000" w:rsidRDefault="00000000" w:rsidRPr="00000000" w14:paraId="00000132">
      <w:pPr>
        <w:numPr>
          <w:ilvl w:val="0"/>
          <w:numId w:val="14"/>
        </w:numPr>
        <w:spacing w:after="0" w:afterAutospacing="0"/>
      </w:pPr>
      <w:r w:rsidDel="00000000" w:rsidR="00000000" w:rsidRPr="00000000">
        <w:rPr>
          <w:rtl w:val="0"/>
        </w:rPr>
        <w:t xml:space="preserve">Find employees who were born in 1990</w:t>
      </w:r>
    </w:p>
    <w:p w:rsidR="00000000" w:rsidDel="00000000" w:rsidP="00000000" w:rsidRDefault="00000000" w:rsidRPr="00000000" w14:paraId="00000133">
      <w:pPr>
        <w:numPr>
          <w:ilvl w:val="0"/>
          <w:numId w:val="14"/>
        </w:numPr>
        <w:spacing w:after="0" w:afterAutospacing="0"/>
      </w:pPr>
      <w:r w:rsidDel="00000000" w:rsidR="00000000" w:rsidRPr="00000000">
        <w:rPr>
          <w:rtl w:val="0"/>
        </w:rPr>
        <w:t xml:space="preserve">Find employees who were born before 21 December, 1990</w:t>
      </w:r>
    </w:p>
    <w:p w:rsidR="00000000" w:rsidDel="00000000" w:rsidP="00000000" w:rsidRDefault="00000000" w:rsidRPr="00000000" w14:paraId="00000134">
      <w:pPr>
        <w:numPr>
          <w:ilvl w:val="0"/>
          <w:numId w:val="14"/>
        </w:numPr>
      </w:pPr>
      <w:r w:rsidDel="00000000" w:rsidR="00000000" w:rsidRPr="00000000">
        <w:rPr>
          <w:rtl w:val="0"/>
        </w:rPr>
        <w:t xml:space="preserve">There was something about INNER JOIN and UNION as well.</w:t>
      </w:r>
    </w:p>
    <w:p w:rsidR="00000000" w:rsidDel="00000000" w:rsidP="00000000" w:rsidRDefault="00000000" w:rsidRPr="00000000" w14:paraId="00000135">
      <w:pPr>
        <w:ind w:firstLine="720"/>
        <w:rPr>
          <w:b w:val="1"/>
          <w:bCs w:val="1"/>
          <w:sz w:val="30"/>
          <w:szCs w:val="30"/>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jal" w:id="0" w:date="2025-08-11T13:20:42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DBA, question might be to write SQL queries.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QA, writing test cases.</w:t>
      </w:r>
    </w:p>
  </w:comment>
  <w:comment w:author="K K" w:id="1" w:date="2025-08-12T05:40:14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sujal" w:id="2" w:date="2025-08-12T06:15:02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Roshan Aryal" w:id="3" w:date="2025-08-14T09:03:26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aaja technical round ni vayo! Aba onsite interview ma chai kasto hunchha any idea? onsite ma ni feri technical sodhne ho ki k ho?</w:t>
      </w:r>
    </w:p>
  </w:comment>
  <w:comment w:author="Chulindra Rai" w:id="4" w:date="2026-04-30T07:21:28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ko sodheyo  interview and you round /</w:t>
      </w:r>
    </w:p>
  </w:comment>
  <w:comment w:author="sujal" w:id="6" w:date="2025-08-12T06:09:09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format these answers to be more readable. you can just remove the latex code given by the AI or use Insert &gt; Symbols &gt; Equation</w:t>
      </w:r>
    </w:p>
  </w:comment>
  <w:comment w:author="Anonymous" w:id="17" w:date="2025-08-13T07:49:54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MCQ? options provided hunxa?</w:t>
      </w:r>
    </w:p>
  </w:comment>
  <w:comment w:author="sujal" w:id="18" w:date="2025-08-14T08:53:58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sab MCQ ho, write a program bahek</w:t>
      </w:r>
    </w:p>
  </w:comment>
  <w:comment w:author="Roshan Aryal" w:id="5" w:date="2025-09-01T12:54:27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really '26' after '16? I think it's '36'?</w:t>
      </w:r>
    </w:p>
  </w:comment>
  <w:comment w:author="Marshall III" w:id="14" w:date="2025-12-27T11:38:39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t>
      </w:r>
    </w:p>
  </w:comment>
  <w:comment w:author="sujal" w:id="16" w:date="2025-02-23T05:56:14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further simplified by: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multiplying all by 2 to remove  decimal =&gt; 14: 21: 28</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dividing by 7=&gt; 2:3:4</w:t>
      </w:r>
    </w:p>
  </w:comment>
  <w:comment w:author="Anonymous" w:id="7" w:date="2025-08-12T02:35:29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maybe, Manure? Others are either elements/compound whereas Manure is a mixture</w:t>
      </w:r>
    </w:p>
  </w:comment>
  <w:comment w:author="Marshall III" w:id="8" w:date="2025-12-27T04:29:02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confusing as the word "system" has initial letters sys which sounds same whenever reversed and I think the correct answer to PYTHON should be NOHTYP as the most probable thing here should be reversing the word not keeping the 3 initial letters the same and reversing the last 3 which doesn't make sense. In computation I think we used to write programs to reverse words etc so should be relevant to this.</w:t>
      </w:r>
    </w:p>
  </w:comment>
  <w:comment w:author="Anonymous" w:id="11" w:date="2025-08-12T02:36:34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Swan?</w:t>
      </w:r>
    </w:p>
  </w:comment>
  <w:comment w:author="Anonymous" w:id="15" w:date="2025-08-12T02:51:36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Facing the direction north but will be on South-West direction of the starting point;</w:t>
      </w:r>
    </w:p>
  </w:comment>
  <w:comment w:author="Marshall III" w:id="12" w:date="2025-12-27T06:48:38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comment>
  <w:comment w:author="Marshall III" w:id="13" w:date="2025-12-27T07:17:48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 is 6 days so none of the above.</w:t>
      </w:r>
    </w:p>
  </w:comment>
  <w:comment w:author="Marshall III" w:id="9" w:date="2025-12-27T04:52:40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31420 as t=20</w:t>
      </w:r>
    </w:p>
  </w:comment>
  <w:comment w:author="Marshall III" w:id="10" w:date="2025-12-27T05:16:24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all except 9 died so 9 alive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Mit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6"/>
        <w:szCs w:val="26"/>
        <w:lang w:val="en"/>
      </w:rPr>
    </w:rPrDefault>
    <w:pPrDefault>
      <w:pPr>
        <w:spacing w:after="200"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jc w:val="center"/>
    </w:pPr>
    <w:rPr>
      <w:rFonts w:ascii="Mitr" w:cs="Mitr" w:eastAsia="Mitr" w:hAnsi="Mitr"/>
      <w:color w:val="1c4587"/>
      <w:sz w:val="40"/>
      <w:szCs w:val="40"/>
    </w:rPr>
  </w:style>
  <w:style w:type="paragraph" w:styleId="Heading2">
    <w:name w:val="heading 2"/>
    <w:basedOn w:val="Normal"/>
    <w:next w:val="Normal"/>
    <w:pPr>
      <w:spacing w:after="0" w:lineRule="auto"/>
      <w:ind w:left="0" w:firstLine="0"/>
    </w:pPr>
    <w:rPr>
      <w:sz w:val="28"/>
      <w:szCs w:val="28"/>
      <w:u w:val="single"/>
    </w:rPr>
  </w:style>
  <w:style w:type="paragraph" w:styleId="Heading3">
    <w:name w:val="heading 3"/>
    <w:basedOn w:val="Normal"/>
    <w:next w:val="Normal"/>
    <w:pPr>
      <w:spacing w:after="0" w:lineRule="auto"/>
      <w:ind w:left="0" w:firstLine="0"/>
    </w:pPr>
    <w:rPr>
      <w:b w:val="1"/>
      <w:bCs w:val="1"/>
    </w:rPr>
  </w:style>
  <w:style w:type="paragraph" w:styleId="Heading4">
    <w:name w:val="heading 4"/>
    <w:basedOn w:val="Normal"/>
    <w:next w:val="Normal"/>
    <w:pPr>
      <w:pageBreakBefore w:val="0"/>
      <w:spacing w:after="0" w:before="240" w:lineRule="auto"/>
      <w:jc w:val="left"/>
    </w:pPr>
    <w:rPr>
      <w:smallCaps w:val="1"/>
      <w:sz w:val="22"/>
      <w:szCs w:val="22"/>
    </w:rPr>
  </w:style>
  <w:style w:type="paragraph" w:styleId="Heading5">
    <w:name w:val="heading 5"/>
    <w:basedOn w:val="Normal"/>
    <w:next w:val="Normal"/>
    <w:pPr>
      <w:pageBreakBefore w:val="0"/>
      <w:spacing w:after="0" w:before="200" w:lineRule="auto"/>
      <w:jc w:val="left"/>
    </w:pPr>
    <w:rPr>
      <w:smallCaps w:val="1"/>
      <w:color w:val="c55911"/>
      <w:sz w:val="22"/>
      <w:szCs w:val="22"/>
    </w:rPr>
  </w:style>
  <w:style w:type="paragraph" w:styleId="Heading6">
    <w:name w:val="heading 6"/>
    <w:basedOn w:val="Normal"/>
    <w:next w:val="Normal"/>
    <w:pPr>
      <w:pageBreakBefore w:val="0"/>
      <w:spacing w:after="0" w:lineRule="auto"/>
      <w:jc w:val="left"/>
    </w:pPr>
    <w:rPr>
      <w:smallCaps w:val="1"/>
      <w:color w:val="ed7d31"/>
      <w:sz w:val="22"/>
      <w:szCs w:val="22"/>
    </w:rPr>
  </w:style>
  <w:style w:type="paragraph" w:styleId="Title">
    <w:name w:val="Title"/>
    <w:basedOn w:val="Normal"/>
    <w:next w:val="Normal"/>
    <w:pPr>
      <w:pageBreakBefore w:val="0"/>
      <w:pBdr>
        <w:top w:color="ed7d31" w:space="1" w:sz="12" w:val="single"/>
      </w:pBdr>
      <w:spacing w:line="240" w:lineRule="auto"/>
      <w:jc w:val="right"/>
    </w:pPr>
    <w:rPr>
      <w:smallCaps w:val="1"/>
      <w:sz w:val="48"/>
      <w:szCs w:val="48"/>
    </w:rPr>
  </w:style>
  <w:style w:type="paragraph" w:styleId="Subtitle">
    <w:name w:val="Subtitle"/>
    <w:basedOn w:val="Normal"/>
    <w:next w:val="Normal"/>
    <w:pPr>
      <w:pageBreakBefore w:val="0"/>
      <w:spacing w:after="720" w:line="240" w:lineRule="auto"/>
      <w:jc w:val="right"/>
    </w:pPr>
    <w:rPr>
      <w:rFonts w:ascii="Calibri" w:cs="Calibri" w:eastAsia="Calibri" w:hAnsi="Calibri"/>
    </w:rPr>
  </w:style>
</w:styles>
</file>

<file path=word/_rels/document.xml.rels><?xml version="1.0" encoding="UTF-8" standalone="yes"?><Relationships xmlns="http://schemas.openxmlformats.org/package/2006/relationships"><Relationship Id="rId11" Type="http://schemas.openxmlformats.org/officeDocument/2006/relationships/hyperlink" Target="https://neetcode.io/" TargetMode="External"/><Relationship Id="rId10" Type="http://schemas.openxmlformats.org/officeDocument/2006/relationships/hyperlink" Target="https://leetcode.com/" TargetMode="External"/><Relationship Id="rId13" Type="http://schemas.openxmlformats.org/officeDocument/2006/relationships/hyperlink" Target="https://www.reddit.com/r/technepal/comments/1eyzolq/bajra_technology_ai_traineeship_program/ljipyr8/" TargetMode="External"/><Relationship Id="rId12" Type="http://schemas.openxmlformats.org/officeDocument/2006/relationships/hyperlink" Target="https://www.codewars.com/kata/search/?q=&amp;r%5B%5D=-6&amp;r%5B%5D=-5&amp;xids=played&amp;beta=false&amp;order_by=popularity%20desc"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ql-practice.com/" TargetMode="External"/><Relationship Id="rId15" Type="http://schemas.openxmlformats.org/officeDocument/2006/relationships/hyperlink" Target="https://www.reddit.com/r/technepal/comments/1fh75v9/bajra_tech_mega_thread/md2rdln/" TargetMode="External"/><Relationship Id="rId14" Type="http://schemas.openxmlformats.org/officeDocument/2006/relationships/hyperlink" Target="https://www.reddit.com/r/technepal/comments/18o88ta/bajra_tech_test_2023/kelz1z4/" TargetMode="External"/><Relationship Id="rId17" Type="http://schemas.openxmlformats.org/officeDocument/2006/relationships/image" Target="media/image1.png"/><Relationship Id="rId16" Type="http://schemas.openxmlformats.org/officeDocument/2006/relationships/hyperlink" Target="https://www.geeksforgeeks.org/interview-preparation/#5-aptitude-and-reasoning" TargetMode="External"/><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hyperlink" Target="https://www.geeksforgeeks.org/placements-gq/" TargetMode="External"/><Relationship Id="rId8" Type="http://schemas.openxmlformats.org/officeDocument/2006/relationships/hyperlink" Target="https://www.w3schools.com/sql/sql_exercise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itr-regular.ttf"/><Relationship Id="rId2" Type="http://schemas.openxmlformats.org/officeDocument/2006/relationships/font" Target="fonts/Mit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